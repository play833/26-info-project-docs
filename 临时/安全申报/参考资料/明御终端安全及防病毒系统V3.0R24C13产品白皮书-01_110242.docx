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2100A" w14:textId="77777777" w:rsidR="001E00E5" w:rsidRDefault="00000000">
      <w:pPr>
        <w:spacing w:before="158" w:after="158"/>
        <w:ind w:leftChars="-113" w:left="-237"/>
        <w:rPr>
          <w:rFonts w:cs="Times New Roman"/>
        </w:rPr>
      </w:pPr>
      <w:r>
        <w:rPr>
          <w:rFonts w:cs="Times New Roman"/>
          <w:noProof/>
        </w:rPr>
        <w:drawing>
          <wp:anchor distT="0" distB="0" distL="114300" distR="114300" simplePos="0" relativeHeight="251664384" behindDoc="1" locked="0" layoutInCell="1" allowOverlap="1" wp14:anchorId="065AF71D" wp14:editId="6AC6D7F1">
            <wp:simplePos x="0" y="0"/>
            <wp:positionH relativeFrom="page">
              <wp:posOffset>-550545</wp:posOffset>
            </wp:positionH>
            <wp:positionV relativeFrom="paragraph">
              <wp:posOffset>-328930</wp:posOffset>
            </wp:positionV>
            <wp:extent cx="7665085" cy="10673715"/>
            <wp:effectExtent l="0" t="0" r="635" b="952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65085" cy="10673715"/>
                    </a:xfrm>
                    <a:prstGeom prst="rect">
                      <a:avLst/>
                    </a:prstGeom>
                  </pic:spPr>
                </pic:pic>
              </a:graphicData>
            </a:graphic>
          </wp:anchor>
        </w:drawing>
      </w:r>
      <w:r>
        <w:rPr>
          <w:rFonts w:cs="Times New Roman"/>
          <w:noProof/>
        </w:rPr>
        <w:drawing>
          <wp:anchor distT="0" distB="0" distL="114300" distR="114300" simplePos="0" relativeHeight="251663360" behindDoc="1" locked="0" layoutInCell="1" allowOverlap="1" wp14:anchorId="69573288" wp14:editId="513A8085">
            <wp:simplePos x="0" y="0"/>
            <wp:positionH relativeFrom="page">
              <wp:posOffset>-635</wp:posOffset>
            </wp:positionH>
            <wp:positionV relativeFrom="paragraph">
              <wp:posOffset>-334010</wp:posOffset>
            </wp:positionV>
            <wp:extent cx="7665085" cy="1067371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65085" cy="10673715"/>
                    </a:xfrm>
                    <a:prstGeom prst="rect">
                      <a:avLst/>
                    </a:prstGeom>
                  </pic:spPr>
                </pic:pic>
              </a:graphicData>
            </a:graphic>
          </wp:anchor>
        </w:drawing>
      </w:r>
    </w:p>
    <w:p w14:paraId="4BFE1158" w14:textId="77777777" w:rsidR="001E00E5" w:rsidRDefault="001E00E5">
      <w:pPr>
        <w:spacing w:before="158" w:after="158"/>
        <w:ind w:leftChars="-113" w:left="-237"/>
        <w:rPr>
          <w:rFonts w:cs="Times New Roman"/>
        </w:rPr>
      </w:pPr>
    </w:p>
    <w:p w14:paraId="6CEC4245" w14:textId="77777777" w:rsidR="001E00E5" w:rsidRDefault="001E00E5">
      <w:pPr>
        <w:spacing w:before="158" w:after="158"/>
        <w:rPr>
          <w:rFonts w:cs="Times New Roman"/>
        </w:rPr>
      </w:pPr>
    </w:p>
    <w:p w14:paraId="3EB74116" w14:textId="77777777" w:rsidR="001E00E5" w:rsidRDefault="001E00E5">
      <w:pPr>
        <w:spacing w:before="158" w:after="158"/>
        <w:rPr>
          <w:rFonts w:cs="Times New Roman"/>
        </w:rPr>
      </w:pPr>
    </w:p>
    <w:p w14:paraId="1748B1C0" w14:textId="77777777" w:rsidR="001E00E5" w:rsidRDefault="001E00E5">
      <w:pPr>
        <w:spacing w:before="158" w:after="158"/>
        <w:rPr>
          <w:rFonts w:cs="Times New Roman"/>
        </w:rPr>
      </w:pPr>
    </w:p>
    <w:p w14:paraId="5AD7D489" w14:textId="77777777" w:rsidR="001E00E5" w:rsidRDefault="001E00E5">
      <w:pPr>
        <w:spacing w:before="158" w:after="158"/>
        <w:rPr>
          <w:rFonts w:cs="Times New Roman"/>
        </w:rPr>
      </w:pPr>
    </w:p>
    <w:p w14:paraId="2501780B" w14:textId="77777777" w:rsidR="001E00E5" w:rsidRDefault="001E00E5">
      <w:pPr>
        <w:spacing w:before="158" w:after="158"/>
        <w:rPr>
          <w:rFonts w:cs="Times New Roman"/>
        </w:rPr>
      </w:pPr>
    </w:p>
    <w:p w14:paraId="44670388" w14:textId="77777777" w:rsidR="001E00E5" w:rsidRDefault="001E00E5">
      <w:pPr>
        <w:spacing w:before="158" w:after="158"/>
        <w:rPr>
          <w:rFonts w:cs="Times New Roman"/>
        </w:rPr>
      </w:pPr>
    </w:p>
    <w:p w14:paraId="3EFF4176" w14:textId="77777777" w:rsidR="001E00E5" w:rsidRDefault="00000000">
      <w:pPr>
        <w:spacing w:before="158" w:after="158"/>
        <w:ind w:left="735" w:firstLine="105"/>
        <w:rPr>
          <w:rFonts w:ascii="方正兰亭粗黑简体" w:eastAsia="方正兰亭粗黑简体" w:cs="Times New Roman"/>
          <w:b/>
          <w:bCs/>
          <w:sz w:val="32"/>
          <w:szCs w:val="32"/>
        </w:rPr>
      </w:pPr>
      <w:r>
        <w:rPr>
          <w:rFonts w:ascii="方正兰亭粗黑简体" w:eastAsia="方正兰亭粗黑简体" w:cs="Times New Roman" w:hint="eastAsia"/>
          <w:b/>
          <w:color w:val="072079"/>
          <w:sz w:val="52"/>
          <w:szCs w:val="52"/>
        </w:rPr>
        <w:t>明御终端安全及防病毒系统</w:t>
      </w:r>
      <w:r>
        <w:rPr>
          <w:rFonts w:eastAsia="方正兰亭粗黑简体" w:cs="Times New Roman" w:hint="eastAsia"/>
          <w:b/>
          <w:color w:val="072079"/>
          <w:sz w:val="52"/>
          <w:szCs w:val="52"/>
        </w:rPr>
        <w:t>（</w:t>
      </w:r>
      <w:r>
        <w:rPr>
          <w:rFonts w:eastAsia="方正兰亭粗黑简体" w:cs="Times New Roman" w:hint="eastAsia"/>
          <w:b/>
          <w:color w:val="072079"/>
          <w:sz w:val="52"/>
          <w:szCs w:val="52"/>
        </w:rPr>
        <w:t>EDR</w:t>
      </w:r>
      <w:r>
        <w:rPr>
          <w:rFonts w:eastAsia="方正兰亭粗黑简体" w:cs="Times New Roman" w:hint="eastAsia"/>
          <w:b/>
          <w:color w:val="072079"/>
          <w:sz w:val="52"/>
          <w:szCs w:val="52"/>
        </w:rPr>
        <w:t>）</w:t>
      </w:r>
    </w:p>
    <w:p w14:paraId="617F2987" w14:textId="58B2A399" w:rsidR="001E00E5" w:rsidRDefault="00000000">
      <w:pPr>
        <w:spacing w:beforeLines="100" w:before="317" w:afterLines="100" w:after="317"/>
        <w:rPr>
          <w:rFonts w:cs="Times New Roman"/>
          <w:b/>
          <w:bCs/>
          <w:sz w:val="28"/>
          <w:szCs w:val="28"/>
        </w:rPr>
      </w:pPr>
      <w:r>
        <w:rPr>
          <w:rFonts w:cs="Times New Roman"/>
        </w:rPr>
        <w:t xml:space="preserve">       </w:t>
      </w:r>
      <w:r>
        <w:rPr>
          <w:rFonts w:cs="Times New Roman"/>
          <w:b/>
          <w:color w:val="072079"/>
          <w:sz w:val="32"/>
          <w:szCs w:val="32"/>
        </w:rPr>
        <w:t xml:space="preserve"> </w:t>
      </w:r>
      <w:r>
        <w:rPr>
          <w:rFonts w:cs="Times New Roman" w:hint="eastAsia"/>
          <w:b/>
          <w:color w:val="072079"/>
          <w:sz w:val="32"/>
          <w:szCs w:val="32"/>
        </w:rPr>
        <w:t>V3.0R2</w:t>
      </w:r>
      <w:r w:rsidR="00E97F90">
        <w:rPr>
          <w:rFonts w:cs="Times New Roman"/>
          <w:b/>
          <w:color w:val="072079"/>
          <w:sz w:val="32"/>
          <w:szCs w:val="32"/>
        </w:rPr>
        <w:t>4</w:t>
      </w:r>
      <w:r w:rsidR="00682D78">
        <w:rPr>
          <w:rFonts w:cs="Times New Roman"/>
          <w:b/>
          <w:color w:val="072079"/>
          <w:sz w:val="32"/>
          <w:szCs w:val="32"/>
        </w:rPr>
        <w:t>C1</w:t>
      </w:r>
      <w:r w:rsidR="00E97F90">
        <w:rPr>
          <w:rFonts w:cs="Times New Roman"/>
          <w:b/>
          <w:color w:val="072079"/>
          <w:sz w:val="32"/>
          <w:szCs w:val="32"/>
        </w:rPr>
        <w:t>3</w:t>
      </w:r>
    </w:p>
    <w:p w14:paraId="6668FBD4" w14:textId="77777777" w:rsidR="001E00E5" w:rsidRDefault="00000000">
      <w:pPr>
        <w:spacing w:before="158" w:after="158"/>
        <w:ind w:left="420" w:firstLine="420"/>
        <w:rPr>
          <w:rFonts w:ascii="方正兰亭粗黑简体" w:eastAsia="方正兰亭粗黑简体" w:cs="Times New Roman"/>
          <w:b/>
          <w:color w:val="072079"/>
          <w:sz w:val="52"/>
          <w:szCs w:val="52"/>
        </w:rPr>
      </w:pPr>
      <w:r>
        <w:rPr>
          <w:rFonts w:ascii="方正兰亭粗黑简体" w:eastAsia="方正兰亭粗黑简体" w:cs="Times New Roman" w:hint="eastAsia"/>
          <w:b/>
          <w:color w:val="072079"/>
          <w:sz w:val="52"/>
          <w:szCs w:val="52"/>
        </w:rPr>
        <w:t>产品白皮书（行业版）</w:t>
      </w:r>
    </w:p>
    <w:p w14:paraId="6491E169" w14:textId="77777777" w:rsidR="001E00E5" w:rsidRDefault="00000000">
      <w:pPr>
        <w:spacing w:before="158" w:after="158"/>
        <w:rPr>
          <w:rFonts w:cs="Times New Roman"/>
          <w:b/>
          <w:color w:val="072079"/>
          <w:sz w:val="28"/>
          <w:szCs w:val="28"/>
        </w:rPr>
      </w:pPr>
      <w:r>
        <w:rPr>
          <w:rFonts w:cs="Times New Roman"/>
        </w:rPr>
        <w:t xml:space="preserve">        </w:t>
      </w:r>
      <w:r>
        <w:rPr>
          <w:rFonts w:cs="Times New Roman"/>
          <w:b/>
          <w:color w:val="072079"/>
          <w:sz w:val="28"/>
          <w:szCs w:val="28"/>
        </w:rPr>
        <w:t>文档版本：</w:t>
      </w:r>
      <w:r>
        <w:rPr>
          <w:rFonts w:cs="Times New Roman"/>
          <w:b/>
          <w:color w:val="072079"/>
          <w:sz w:val="28"/>
          <w:szCs w:val="28"/>
        </w:rPr>
        <w:t>0</w:t>
      </w:r>
      <w:r>
        <w:rPr>
          <w:rFonts w:cs="Times New Roman" w:hint="eastAsia"/>
          <w:b/>
          <w:color w:val="072079"/>
          <w:sz w:val="28"/>
          <w:szCs w:val="28"/>
        </w:rPr>
        <w:t>2</w:t>
      </w:r>
    </w:p>
    <w:p w14:paraId="4B815A7A" w14:textId="60DD1201" w:rsidR="001E00E5" w:rsidRDefault="00000000">
      <w:pPr>
        <w:spacing w:before="158" w:after="158"/>
        <w:ind w:left="420" w:firstLine="420"/>
        <w:rPr>
          <w:rFonts w:ascii="LANTINGHEI SC HEAVY" w:cs="Times New Roman"/>
          <w:b/>
          <w:bCs/>
        </w:rPr>
        <w:sectPr w:rsidR="001E00E5">
          <w:headerReference w:type="even" r:id="rId9"/>
          <w:headerReference w:type="default" r:id="rId10"/>
          <w:footerReference w:type="even" r:id="rId11"/>
          <w:footerReference w:type="default" r:id="rId12"/>
          <w:headerReference w:type="first" r:id="rId13"/>
          <w:footerReference w:type="first" r:id="rId14"/>
          <w:pgSz w:w="11906" w:h="16838"/>
          <w:pgMar w:top="238" w:right="244" w:bottom="249" w:left="238" w:header="0" w:footer="0" w:gutter="0"/>
          <w:pgNumType w:start="1"/>
          <w:cols w:space="425"/>
          <w:docGrid w:type="lines" w:linePitch="317"/>
        </w:sectPr>
      </w:pPr>
      <w:r>
        <w:rPr>
          <w:rFonts w:cs="Times New Roman"/>
          <w:b/>
          <w:color w:val="072079"/>
          <w:sz w:val="28"/>
          <w:szCs w:val="28"/>
        </w:rPr>
        <w:t>发布日期：</w:t>
      </w:r>
      <w:r>
        <w:rPr>
          <w:rFonts w:cs="Times New Roman" w:hint="eastAsia"/>
          <w:b/>
          <w:color w:val="072079"/>
          <w:sz w:val="28"/>
          <w:szCs w:val="28"/>
        </w:rPr>
        <w:t>202</w:t>
      </w:r>
      <w:r w:rsidR="00E97F90">
        <w:rPr>
          <w:rFonts w:cs="Times New Roman"/>
          <w:b/>
          <w:color w:val="072079"/>
          <w:sz w:val="28"/>
          <w:szCs w:val="28"/>
        </w:rPr>
        <w:t>4</w:t>
      </w:r>
      <w:r>
        <w:rPr>
          <w:rFonts w:cs="Times New Roman" w:hint="eastAsia"/>
          <w:b/>
          <w:color w:val="072079"/>
          <w:sz w:val="28"/>
          <w:szCs w:val="28"/>
        </w:rPr>
        <w:t>-0</w:t>
      </w:r>
      <w:r w:rsidR="00E97F90">
        <w:rPr>
          <w:rFonts w:cs="Times New Roman"/>
          <w:b/>
          <w:color w:val="072079"/>
          <w:sz w:val="28"/>
          <w:szCs w:val="28"/>
        </w:rPr>
        <w:t>9</w:t>
      </w:r>
      <w:r>
        <w:rPr>
          <w:rFonts w:cs="Times New Roman" w:hint="eastAsia"/>
          <w:b/>
          <w:color w:val="072079"/>
          <w:sz w:val="28"/>
          <w:szCs w:val="28"/>
        </w:rPr>
        <w:t>-</w:t>
      </w:r>
      <w:r w:rsidR="00E97F90">
        <w:rPr>
          <w:rFonts w:cs="Times New Roman"/>
          <w:b/>
          <w:color w:val="072079"/>
          <w:sz w:val="28"/>
          <w:szCs w:val="28"/>
        </w:rPr>
        <w:t>27</w:t>
      </w:r>
    </w:p>
    <w:p w14:paraId="3C78D249" w14:textId="77777777" w:rsidR="001E00E5" w:rsidRDefault="00000000">
      <w:pPr>
        <w:spacing w:before="158" w:after="158"/>
      </w:pPr>
      <w:bookmarkStart w:id="0" w:name="_Toc18171450"/>
      <w:bookmarkStart w:id="1" w:name="_Toc21542599"/>
      <w:bookmarkStart w:id="2" w:name="_Toc18235400"/>
      <w:bookmarkStart w:id="3" w:name="_Toc27568846"/>
      <w:bookmarkStart w:id="4" w:name="_Toc22558187"/>
      <w:bookmarkStart w:id="5" w:name="_Toc23237759"/>
      <w:bookmarkStart w:id="6" w:name="_Toc22634039"/>
      <w:bookmarkStart w:id="7" w:name="_Toc21542894"/>
      <w:bookmarkStart w:id="8" w:name="_Toc24096482"/>
      <w:r>
        <w:lastRenderedPageBreak/>
        <w:t>本文中出现的任何文字描述、文字格式、插图、照片、方法等内容，除另有特别注明，版权均属杭州安恒信息技术股份有限公司（简称</w:t>
      </w:r>
      <w:r>
        <w:rPr>
          <w:rFonts w:hint="eastAsia"/>
        </w:rPr>
        <w:t>“</w:t>
      </w:r>
      <w:r>
        <w:t>安恒信息</w:t>
      </w:r>
      <w:r>
        <w:rPr>
          <w:rFonts w:hint="eastAsia"/>
        </w:rPr>
        <w:t>”</w:t>
      </w:r>
      <w:r>
        <w:t>）所有，受到有关产权及版权法保护。任何个人、机构未经安恒信息的书面授权许可，不得以任何方式复制或引用本文的任何片段。</w:t>
      </w:r>
    </w:p>
    <w:p w14:paraId="02281DCE" w14:textId="77777777" w:rsidR="001E00E5" w:rsidRDefault="00000000">
      <w:pPr>
        <w:spacing w:before="158" w:after="158"/>
      </w:pPr>
      <w:r>
        <w:t>经授权使用本文中内容的单位或个人，应在授权范围内使用，并注明</w:t>
      </w:r>
      <w:r>
        <w:rPr>
          <w:rFonts w:hint="eastAsia"/>
        </w:rPr>
        <w:t>“</w:t>
      </w:r>
      <w:r>
        <w:t>来源：安恒信息</w:t>
      </w:r>
      <w:r>
        <w:rPr>
          <w:rFonts w:hint="eastAsia"/>
        </w:rPr>
        <w:t>”</w:t>
      </w:r>
      <w:r>
        <w:t>。违反上述声明者，安恒信息保留追究其法律责任的权利。</w:t>
      </w:r>
    </w:p>
    <w:p w14:paraId="580C0ECC" w14:textId="77777777" w:rsidR="001E00E5" w:rsidRDefault="00000000">
      <w:pPr>
        <w:spacing w:before="158" w:after="158"/>
        <w:sectPr w:rsidR="001E00E5">
          <w:footerReference w:type="default" r:id="rId15"/>
          <w:pgSz w:w="11906" w:h="16838"/>
          <w:pgMar w:top="1418" w:right="1134" w:bottom="1418" w:left="1134" w:header="851" w:footer="567" w:gutter="0"/>
          <w:pgNumType w:fmt="upperRoman" w:start="1"/>
          <w:cols w:space="425"/>
          <w:docGrid w:type="lines" w:linePitch="317"/>
        </w:sectPr>
      </w:pPr>
      <w:r>
        <w:t>除杭州安恒信息技术股份有限公司的商标外，本手册中出现的其他商标、产品标识及商品名称，由各自权利人拥有。</w:t>
      </w:r>
    </w:p>
    <w:p w14:paraId="61A09355" w14:textId="77777777" w:rsidR="001E00E5" w:rsidRDefault="00000000">
      <w:pPr>
        <w:pStyle w:val="afffff5"/>
        <w:spacing w:before="158" w:after="158"/>
      </w:pPr>
      <w:r>
        <w:lastRenderedPageBreak/>
        <w:t>文档说明</w:t>
      </w:r>
      <w:bookmarkEnd w:id="0"/>
      <w:bookmarkEnd w:id="1"/>
      <w:bookmarkEnd w:id="2"/>
      <w:bookmarkEnd w:id="3"/>
      <w:bookmarkEnd w:id="4"/>
      <w:bookmarkEnd w:id="5"/>
      <w:bookmarkEnd w:id="6"/>
      <w:bookmarkEnd w:id="7"/>
      <w:bookmarkEnd w:id="8"/>
    </w:p>
    <w:tbl>
      <w:tblPr>
        <w:tblStyle w:val="LightList-Accent11"/>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3402"/>
        <w:gridCol w:w="992"/>
        <w:gridCol w:w="3974"/>
      </w:tblGrid>
      <w:tr w:rsidR="001E00E5" w14:paraId="5EB848D2" w14:textId="77777777" w:rsidTr="001E00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3" w:type="dxa"/>
            <w:gridSpan w:val="2"/>
            <w:shd w:val="clear" w:color="auto" w:fill="auto"/>
            <w:vAlign w:val="center"/>
          </w:tcPr>
          <w:p w14:paraId="684111F2" w14:textId="77777777" w:rsidR="001E00E5" w:rsidRDefault="00000000">
            <w:pPr>
              <w:spacing w:before="158" w:after="158"/>
              <w:rPr>
                <w:rFonts w:cs="Times New Roman"/>
                <w:b w:val="0"/>
                <w:bCs w:val="0"/>
                <w:kern w:val="0"/>
                <w:szCs w:val="21"/>
              </w:rPr>
            </w:pPr>
            <w:r>
              <w:rPr>
                <w:rFonts w:cs="Times New Roman"/>
                <w:color w:val="auto"/>
                <w:kern w:val="0"/>
                <w:szCs w:val="21"/>
              </w:rPr>
              <w:t>产品名称</w:t>
            </w:r>
          </w:p>
        </w:tc>
        <w:tc>
          <w:tcPr>
            <w:tcW w:w="4966" w:type="dxa"/>
            <w:gridSpan w:val="2"/>
            <w:shd w:val="clear" w:color="auto" w:fill="auto"/>
            <w:vAlign w:val="center"/>
          </w:tcPr>
          <w:p w14:paraId="235A6A9A" w14:textId="77777777" w:rsidR="001E00E5" w:rsidRDefault="00000000">
            <w:pPr>
              <w:spacing w:before="158" w:after="158"/>
              <w:cnfStyle w:val="100000000000" w:firstRow="1" w:lastRow="0" w:firstColumn="0" w:lastColumn="0" w:oddVBand="0" w:evenVBand="0" w:oddHBand="0" w:evenHBand="0" w:firstRowFirstColumn="0" w:firstRowLastColumn="0" w:lastRowFirstColumn="0" w:lastRowLastColumn="0"/>
              <w:rPr>
                <w:rFonts w:cs="Times New Roman"/>
                <w:kern w:val="0"/>
                <w:szCs w:val="21"/>
              </w:rPr>
            </w:pPr>
            <w:r>
              <w:rPr>
                <w:rFonts w:cs="Times New Roman" w:hint="eastAsia"/>
                <w:b w:val="0"/>
                <w:bCs w:val="0"/>
                <w:color w:val="auto"/>
                <w:kern w:val="0"/>
                <w:szCs w:val="21"/>
              </w:rPr>
              <w:t>明御终端安全及防病毒系统</w:t>
            </w:r>
          </w:p>
        </w:tc>
      </w:tr>
      <w:tr w:rsidR="001E00E5" w14:paraId="22C48917" w14:textId="77777777" w:rsidTr="001E00E5">
        <w:trPr>
          <w:jc w:val="center"/>
        </w:trPr>
        <w:tc>
          <w:tcPr>
            <w:cnfStyle w:val="001000000000" w:firstRow="0" w:lastRow="0" w:firstColumn="1" w:lastColumn="0" w:oddVBand="0" w:evenVBand="0" w:oddHBand="0" w:evenHBand="0" w:firstRowFirstColumn="0" w:firstRowLastColumn="0" w:lastRowFirstColumn="0" w:lastRowLastColumn="0"/>
            <w:tcW w:w="4673" w:type="dxa"/>
            <w:gridSpan w:val="2"/>
            <w:vAlign w:val="center"/>
          </w:tcPr>
          <w:p w14:paraId="5ECE86F0" w14:textId="77777777" w:rsidR="001E00E5" w:rsidRDefault="00000000">
            <w:pPr>
              <w:spacing w:before="158" w:after="158"/>
              <w:rPr>
                <w:rFonts w:cs="Times New Roman"/>
                <w:b w:val="0"/>
                <w:bCs w:val="0"/>
                <w:kern w:val="0"/>
                <w:szCs w:val="21"/>
              </w:rPr>
            </w:pPr>
            <w:r>
              <w:rPr>
                <w:rFonts w:cs="Times New Roman"/>
                <w:kern w:val="0"/>
                <w:szCs w:val="21"/>
              </w:rPr>
              <w:t>适用平台</w:t>
            </w:r>
            <w:r>
              <w:rPr>
                <w:rFonts w:cs="Times New Roman"/>
                <w:kern w:val="0"/>
                <w:szCs w:val="21"/>
              </w:rPr>
              <w:t>/</w:t>
            </w:r>
            <w:r>
              <w:rPr>
                <w:rFonts w:cs="Times New Roman"/>
                <w:kern w:val="0"/>
                <w:szCs w:val="21"/>
              </w:rPr>
              <w:t>版本</w:t>
            </w:r>
          </w:p>
        </w:tc>
        <w:tc>
          <w:tcPr>
            <w:tcW w:w="4966" w:type="dxa"/>
            <w:gridSpan w:val="2"/>
            <w:vAlign w:val="center"/>
          </w:tcPr>
          <w:p w14:paraId="341B9F8C" w14:textId="25A254B6" w:rsidR="001E00E5" w:rsidRDefault="00682D78">
            <w:pPr>
              <w:spacing w:before="158" w:after="158"/>
              <w:cnfStyle w:val="000000000000" w:firstRow="0" w:lastRow="0" w:firstColumn="0" w:lastColumn="0" w:oddVBand="0" w:evenVBand="0" w:oddHBand="0" w:evenHBand="0" w:firstRowFirstColumn="0" w:firstRowLastColumn="0" w:lastRowFirstColumn="0" w:lastRowLastColumn="0"/>
              <w:rPr>
                <w:rFonts w:cs="Times New Roman"/>
                <w:kern w:val="0"/>
                <w:szCs w:val="21"/>
              </w:rPr>
            </w:pPr>
            <w:r>
              <w:rPr>
                <w:rFonts w:cs="Times New Roman" w:hint="eastAsia"/>
                <w:kern w:val="0"/>
                <w:szCs w:val="21"/>
              </w:rPr>
              <w:t>V3.0R2</w:t>
            </w:r>
            <w:r w:rsidR="00E97F90">
              <w:rPr>
                <w:rFonts w:cs="Times New Roman"/>
                <w:kern w:val="0"/>
                <w:szCs w:val="21"/>
              </w:rPr>
              <w:t>4</w:t>
            </w:r>
            <w:r w:rsidR="00E97F90">
              <w:rPr>
                <w:rFonts w:cs="Times New Roman" w:hint="eastAsia"/>
                <w:kern w:val="0"/>
                <w:szCs w:val="21"/>
              </w:rPr>
              <w:t>C</w:t>
            </w:r>
            <w:r w:rsidR="00E97F90">
              <w:rPr>
                <w:rFonts w:cs="Times New Roman"/>
                <w:kern w:val="0"/>
                <w:szCs w:val="21"/>
              </w:rPr>
              <w:t>13</w:t>
            </w:r>
          </w:p>
        </w:tc>
      </w:tr>
      <w:tr w:rsidR="001E00E5" w14:paraId="558BC2D5" w14:textId="77777777" w:rsidTr="001E00E5">
        <w:trPr>
          <w:jc w:val="center"/>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8CBF8EA" w14:textId="77777777" w:rsidR="001E00E5" w:rsidRDefault="00000000">
            <w:pPr>
              <w:spacing w:before="158" w:after="158"/>
              <w:rPr>
                <w:rFonts w:cs="Times New Roman"/>
                <w:b w:val="0"/>
                <w:bCs w:val="0"/>
                <w:kern w:val="0"/>
                <w:szCs w:val="21"/>
              </w:rPr>
            </w:pPr>
            <w:r>
              <w:rPr>
                <w:rFonts w:cs="Times New Roman"/>
                <w:kern w:val="0"/>
                <w:szCs w:val="21"/>
              </w:rPr>
              <w:t>拟制人</w:t>
            </w:r>
          </w:p>
        </w:tc>
        <w:tc>
          <w:tcPr>
            <w:tcW w:w="3402" w:type="dxa"/>
            <w:vAlign w:val="center"/>
          </w:tcPr>
          <w:p w14:paraId="741926BC" w14:textId="77777777" w:rsidR="001E00E5" w:rsidRDefault="00000000">
            <w:pPr>
              <w:spacing w:before="158" w:after="158"/>
              <w:cnfStyle w:val="000000000000" w:firstRow="0" w:lastRow="0" w:firstColumn="0" w:lastColumn="0" w:oddVBand="0" w:evenVBand="0" w:oddHBand="0" w:evenHBand="0" w:firstRowFirstColumn="0" w:firstRowLastColumn="0" w:lastRowFirstColumn="0" w:lastRowLastColumn="0"/>
              <w:rPr>
                <w:rFonts w:cs="Times New Roman"/>
                <w:kern w:val="0"/>
                <w:szCs w:val="21"/>
              </w:rPr>
            </w:pPr>
            <w:r>
              <w:rPr>
                <w:rFonts w:cs="Times New Roman"/>
                <w:kern w:val="0"/>
                <w:szCs w:val="21"/>
              </w:rPr>
              <w:t>AH</w:t>
            </w:r>
            <w:r>
              <w:rPr>
                <w:rFonts w:cs="Times New Roman" w:hint="eastAsia"/>
                <w:kern w:val="0"/>
                <w:szCs w:val="21"/>
              </w:rPr>
              <w:t>4871</w:t>
            </w:r>
            <w:r>
              <w:rPr>
                <w:rFonts w:cs="Times New Roman" w:hint="eastAsia"/>
                <w:kern w:val="0"/>
                <w:szCs w:val="21"/>
              </w:rPr>
              <w:t>（物联网</w:t>
            </w:r>
            <w:r>
              <w:rPr>
                <w:rFonts w:cs="Times New Roman"/>
                <w:kern w:val="0"/>
                <w:szCs w:val="21"/>
              </w:rPr>
              <w:t>-</w:t>
            </w:r>
            <w:r>
              <w:rPr>
                <w:rFonts w:cs="Times New Roman" w:hint="eastAsia"/>
                <w:kern w:val="0"/>
                <w:szCs w:val="21"/>
              </w:rPr>
              <w:t>终端安全）</w:t>
            </w:r>
          </w:p>
        </w:tc>
        <w:tc>
          <w:tcPr>
            <w:tcW w:w="992" w:type="dxa"/>
            <w:vAlign w:val="center"/>
          </w:tcPr>
          <w:p w14:paraId="03EFF290" w14:textId="77777777" w:rsidR="001E00E5" w:rsidRDefault="00000000">
            <w:pPr>
              <w:spacing w:before="158" w:after="158"/>
              <w:cnfStyle w:val="000000000000" w:firstRow="0" w:lastRow="0" w:firstColumn="0" w:lastColumn="0" w:oddVBand="0" w:evenVBand="0" w:oddHBand="0" w:evenHBand="0" w:firstRowFirstColumn="0" w:firstRowLastColumn="0" w:lastRowFirstColumn="0" w:lastRowLastColumn="0"/>
              <w:rPr>
                <w:rFonts w:cs="Times New Roman"/>
                <w:b/>
                <w:kern w:val="0"/>
                <w:szCs w:val="21"/>
              </w:rPr>
            </w:pPr>
            <w:r>
              <w:rPr>
                <w:rFonts w:cs="Times New Roman"/>
                <w:b/>
                <w:kern w:val="0"/>
                <w:szCs w:val="21"/>
              </w:rPr>
              <w:t>评审组</w:t>
            </w:r>
          </w:p>
        </w:tc>
        <w:tc>
          <w:tcPr>
            <w:tcW w:w="3974" w:type="dxa"/>
            <w:vAlign w:val="center"/>
          </w:tcPr>
          <w:p w14:paraId="27391FF5" w14:textId="77777777" w:rsidR="001E00E5" w:rsidRDefault="00000000">
            <w:pPr>
              <w:spacing w:before="158" w:after="158"/>
              <w:cnfStyle w:val="000000000000" w:firstRow="0" w:lastRow="0" w:firstColumn="0" w:lastColumn="0" w:oddVBand="0" w:evenVBand="0" w:oddHBand="0" w:evenHBand="0" w:firstRowFirstColumn="0" w:firstRowLastColumn="0" w:lastRowFirstColumn="0" w:lastRowLastColumn="0"/>
              <w:rPr>
                <w:rFonts w:cs="Times New Roman"/>
                <w:kern w:val="0"/>
                <w:szCs w:val="21"/>
              </w:rPr>
            </w:pPr>
            <w:r>
              <w:rPr>
                <w:rFonts w:cs="Times New Roman" w:hint="eastAsia"/>
                <w:kern w:val="0"/>
                <w:szCs w:val="21"/>
              </w:rPr>
              <w:t>A</w:t>
            </w:r>
            <w:r>
              <w:rPr>
                <w:rFonts w:cs="Times New Roman"/>
                <w:kern w:val="0"/>
                <w:szCs w:val="21"/>
              </w:rPr>
              <w:t>H5506</w:t>
            </w:r>
            <w:r>
              <w:rPr>
                <w:rFonts w:cs="Times New Roman" w:hint="eastAsia"/>
                <w:kern w:val="0"/>
                <w:szCs w:val="21"/>
              </w:rPr>
              <w:t>（远程技术</w:t>
            </w:r>
            <w:r>
              <w:rPr>
                <w:rFonts w:cs="Times New Roman" w:hint="eastAsia"/>
                <w:kern w:val="0"/>
                <w:szCs w:val="21"/>
              </w:rPr>
              <w:t>-</w:t>
            </w:r>
            <w:r>
              <w:rPr>
                <w:rFonts w:cs="Times New Roman" w:hint="eastAsia"/>
                <w:kern w:val="0"/>
                <w:szCs w:val="21"/>
              </w:rPr>
              <w:t>标准文档）</w:t>
            </w:r>
          </w:p>
        </w:tc>
      </w:tr>
      <w:tr w:rsidR="001E00E5" w14:paraId="3E1133FE" w14:textId="77777777" w:rsidTr="001E00E5">
        <w:trPr>
          <w:jc w:val="center"/>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DBE547F" w14:textId="77777777" w:rsidR="001E00E5" w:rsidRDefault="00000000">
            <w:pPr>
              <w:spacing w:before="158" w:after="158"/>
              <w:rPr>
                <w:rFonts w:cs="Times New Roman"/>
                <w:b w:val="0"/>
                <w:bCs w:val="0"/>
                <w:kern w:val="0"/>
                <w:szCs w:val="21"/>
              </w:rPr>
            </w:pPr>
            <w:r>
              <w:rPr>
                <w:rFonts w:cs="Times New Roman"/>
                <w:kern w:val="0"/>
                <w:szCs w:val="21"/>
              </w:rPr>
              <w:t>发布人</w:t>
            </w:r>
          </w:p>
        </w:tc>
        <w:tc>
          <w:tcPr>
            <w:tcW w:w="3402" w:type="dxa"/>
            <w:vAlign w:val="center"/>
          </w:tcPr>
          <w:p w14:paraId="39BC744A" w14:textId="77777777" w:rsidR="001E00E5" w:rsidRDefault="00000000">
            <w:pPr>
              <w:spacing w:before="158" w:after="158"/>
              <w:cnfStyle w:val="000000000000" w:firstRow="0" w:lastRow="0" w:firstColumn="0" w:lastColumn="0" w:oddVBand="0" w:evenVBand="0" w:oddHBand="0" w:evenHBand="0" w:firstRowFirstColumn="0" w:firstRowLastColumn="0" w:lastRowFirstColumn="0" w:lastRowLastColumn="0"/>
              <w:rPr>
                <w:rFonts w:cs="Times New Roman"/>
                <w:kern w:val="0"/>
                <w:szCs w:val="21"/>
              </w:rPr>
            </w:pPr>
            <w:r>
              <w:rPr>
                <w:rFonts w:cs="Times New Roman"/>
                <w:kern w:val="0"/>
                <w:szCs w:val="21"/>
              </w:rPr>
              <w:t>AH5888</w:t>
            </w:r>
            <w:r>
              <w:rPr>
                <w:rFonts w:cs="Times New Roman"/>
                <w:kern w:val="0"/>
                <w:szCs w:val="21"/>
              </w:rPr>
              <w:t>（</w:t>
            </w:r>
            <w:r>
              <w:rPr>
                <w:rFonts w:cs="Times New Roman" w:hint="eastAsia"/>
                <w:kern w:val="0"/>
                <w:szCs w:val="21"/>
              </w:rPr>
              <w:t>远程技术</w:t>
            </w:r>
            <w:r>
              <w:rPr>
                <w:rFonts w:cs="Times New Roman"/>
                <w:kern w:val="0"/>
                <w:szCs w:val="21"/>
              </w:rPr>
              <w:t>-</w:t>
            </w:r>
            <w:r>
              <w:rPr>
                <w:rFonts w:cs="Times New Roman" w:hint="eastAsia"/>
                <w:kern w:val="0"/>
                <w:szCs w:val="21"/>
              </w:rPr>
              <w:t>标准</w:t>
            </w:r>
            <w:r>
              <w:rPr>
                <w:rFonts w:cs="Times New Roman"/>
                <w:kern w:val="0"/>
                <w:szCs w:val="21"/>
              </w:rPr>
              <w:t>文档）</w:t>
            </w:r>
          </w:p>
        </w:tc>
        <w:tc>
          <w:tcPr>
            <w:tcW w:w="992" w:type="dxa"/>
            <w:vAlign w:val="center"/>
          </w:tcPr>
          <w:p w14:paraId="0DC600F2" w14:textId="77777777" w:rsidR="001E00E5" w:rsidRDefault="00000000">
            <w:pPr>
              <w:spacing w:before="158" w:after="158"/>
              <w:cnfStyle w:val="000000000000" w:firstRow="0" w:lastRow="0" w:firstColumn="0" w:lastColumn="0" w:oddVBand="0" w:evenVBand="0" w:oddHBand="0" w:evenHBand="0" w:firstRowFirstColumn="0" w:firstRowLastColumn="0" w:lastRowFirstColumn="0" w:lastRowLastColumn="0"/>
              <w:rPr>
                <w:rFonts w:cs="Times New Roman"/>
                <w:b/>
                <w:kern w:val="0"/>
                <w:szCs w:val="21"/>
              </w:rPr>
            </w:pPr>
            <w:r>
              <w:rPr>
                <w:rFonts w:cs="Times New Roman"/>
                <w:b/>
                <w:kern w:val="0"/>
                <w:szCs w:val="21"/>
              </w:rPr>
              <w:t>备注</w:t>
            </w:r>
          </w:p>
        </w:tc>
        <w:tc>
          <w:tcPr>
            <w:tcW w:w="3974" w:type="dxa"/>
            <w:vAlign w:val="center"/>
          </w:tcPr>
          <w:p w14:paraId="001EF106" w14:textId="77777777" w:rsidR="001E00E5" w:rsidRDefault="00000000">
            <w:pPr>
              <w:spacing w:before="158" w:after="158"/>
              <w:cnfStyle w:val="000000000000" w:firstRow="0" w:lastRow="0" w:firstColumn="0" w:lastColumn="0" w:oddVBand="0" w:evenVBand="0" w:oddHBand="0" w:evenHBand="0" w:firstRowFirstColumn="0" w:firstRowLastColumn="0" w:lastRowFirstColumn="0" w:lastRowLastColumn="0"/>
              <w:rPr>
                <w:rFonts w:cs="Times New Roman"/>
                <w:kern w:val="0"/>
                <w:szCs w:val="21"/>
              </w:rPr>
            </w:pPr>
            <w:r>
              <w:rPr>
                <w:rFonts w:cs="Times New Roman"/>
                <w:kern w:val="0"/>
                <w:szCs w:val="21"/>
              </w:rPr>
              <w:t>受控文档</w:t>
            </w:r>
          </w:p>
        </w:tc>
      </w:tr>
    </w:tbl>
    <w:p w14:paraId="350475AF" w14:textId="77777777" w:rsidR="001E00E5" w:rsidRDefault="00000000">
      <w:pPr>
        <w:pStyle w:val="afffff5"/>
        <w:spacing w:before="158" w:after="158"/>
      </w:pPr>
      <w:r>
        <w:rPr>
          <w:rFonts w:hint="eastAsia"/>
        </w:rPr>
        <w:t>修订记录</w:t>
      </w:r>
    </w:p>
    <w:tbl>
      <w:tblPr>
        <w:tblStyle w:val="Table1"/>
        <w:tblW w:w="9648" w:type="dxa"/>
        <w:tblLayout w:type="fixed"/>
        <w:tblLook w:val="04A0" w:firstRow="1" w:lastRow="0" w:firstColumn="1" w:lastColumn="0" w:noHBand="0" w:noVBand="1"/>
      </w:tblPr>
      <w:tblGrid>
        <w:gridCol w:w="2129"/>
        <w:gridCol w:w="1410"/>
        <w:gridCol w:w="2693"/>
        <w:gridCol w:w="3416"/>
      </w:tblGrid>
      <w:tr w:rsidR="001E00E5" w14:paraId="2D4250F0" w14:textId="77777777" w:rsidTr="001E00E5">
        <w:trPr>
          <w:cnfStyle w:val="100000000000" w:firstRow="1" w:lastRow="0" w:firstColumn="0" w:lastColumn="0" w:oddVBand="0" w:evenVBand="0" w:oddHBand="0" w:evenHBand="0" w:firstRowFirstColumn="0" w:firstRowLastColumn="0" w:lastRowFirstColumn="0" w:lastRowLastColumn="0"/>
        </w:trPr>
        <w:tc>
          <w:tcPr>
            <w:tcW w:w="2129" w:type="dxa"/>
          </w:tcPr>
          <w:p w14:paraId="07239DB5" w14:textId="77777777" w:rsidR="001E00E5" w:rsidRDefault="00000000">
            <w:pPr>
              <w:pStyle w:val="afffff3"/>
            </w:pPr>
            <w:r>
              <w:t>日期</w:t>
            </w:r>
          </w:p>
        </w:tc>
        <w:tc>
          <w:tcPr>
            <w:tcW w:w="1410" w:type="dxa"/>
          </w:tcPr>
          <w:p w14:paraId="7C65E824" w14:textId="77777777" w:rsidR="001E00E5" w:rsidRDefault="00000000">
            <w:pPr>
              <w:pStyle w:val="afffff3"/>
            </w:pPr>
            <w:r>
              <w:t>修订版本</w:t>
            </w:r>
          </w:p>
        </w:tc>
        <w:tc>
          <w:tcPr>
            <w:tcW w:w="2693" w:type="dxa"/>
          </w:tcPr>
          <w:p w14:paraId="6C87A08A" w14:textId="77777777" w:rsidR="001E00E5" w:rsidRDefault="00000000">
            <w:pPr>
              <w:pStyle w:val="afffff3"/>
            </w:pPr>
            <w:r>
              <w:t>修改记录</w:t>
            </w:r>
          </w:p>
        </w:tc>
        <w:tc>
          <w:tcPr>
            <w:tcW w:w="3416" w:type="dxa"/>
          </w:tcPr>
          <w:p w14:paraId="2A26CAE4" w14:textId="77777777" w:rsidR="001E00E5" w:rsidRDefault="00000000">
            <w:pPr>
              <w:pStyle w:val="afffff3"/>
            </w:pPr>
            <w:r>
              <w:t>修改人</w:t>
            </w:r>
          </w:p>
        </w:tc>
      </w:tr>
      <w:tr w:rsidR="001E00E5" w14:paraId="369CCA85" w14:textId="77777777" w:rsidTr="001E00E5">
        <w:tc>
          <w:tcPr>
            <w:tcW w:w="2129" w:type="dxa"/>
          </w:tcPr>
          <w:p w14:paraId="6427E54C" w14:textId="77777777" w:rsidR="001E00E5" w:rsidRDefault="00000000">
            <w:pPr>
              <w:pStyle w:val="afffff3"/>
            </w:pPr>
            <w:r>
              <w:rPr>
                <w:rFonts w:hint="eastAsia"/>
              </w:rPr>
              <w:t>2022-11-27</w:t>
            </w:r>
          </w:p>
        </w:tc>
        <w:tc>
          <w:tcPr>
            <w:tcW w:w="1410" w:type="dxa"/>
          </w:tcPr>
          <w:p w14:paraId="699473D7" w14:textId="77777777" w:rsidR="001E00E5" w:rsidRDefault="00000000">
            <w:pPr>
              <w:pStyle w:val="afffff3"/>
            </w:pPr>
            <w:r>
              <w:t>01</w:t>
            </w:r>
          </w:p>
        </w:tc>
        <w:tc>
          <w:tcPr>
            <w:tcW w:w="2693" w:type="dxa"/>
          </w:tcPr>
          <w:p w14:paraId="7F2CFA22" w14:textId="77777777" w:rsidR="001E00E5" w:rsidRDefault="00000000">
            <w:pPr>
              <w:pStyle w:val="afffff3"/>
            </w:pPr>
            <w:r>
              <w:t>初次发布</w:t>
            </w:r>
          </w:p>
        </w:tc>
        <w:tc>
          <w:tcPr>
            <w:tcW w:w="3416" w:type="dxa"/>
          </w:tcPr>
          <w:p w14:paraId="7B84F44B" w14:textId="77777777" w:rsidR="001E00E5" w:rsidRDefault="00000000">
            <w:pPr>
              <w:pStyle w:val="afffff3"/>
              <w:rPr>
                <w:kern w:val="0"/>
              </w:rPr>
            </w:pPr>
            <w:r>
              <w:rPr>
                <w:rFonts w:hint="eastAsia"/>
                <w:kern w:val="0"/>
              </w:rPr>
              <w:t>AH4871</w:t>
            </w:r>
            <w:r>
              <w:rPr>
                <w:rFonts w:hint="eastAsia"/>
                <w:kern w:val="0"/>
              </w:rPr>
              <w:t>（物联网</w:t>
            </w:r>
            <w:r>
              <w:rPr>
                <w:rFonts w:hint="eastAsia"/>
                <w:kern w:val="0"/>
              </w:rPr>
              <w:t>-</w:t>
            </w:r>
            <w:r>
              <w:rPr>
                <w:rFonts w:hint="eastAsia"/>
                <w:kern w:val="0"/>
              </w:rPr>
              <w:t>终端安全）</w:t>
            </w:r>
          </w:p>
        </w:tc>
      </w:tr>
      <w:tr w:rsidR="001E00E5" w14:paraId="0DB7FE79" w14:textId="77777777" w:rsidTr="001E00E5">
        <w:tc>
          <w:tcPr>
            <w:tcW w:w="2129" w:type="dxa"/>
          </w:tcPr>
          <w:p w14:paraId="38123219" w14:textId="77777777" w:rsidR="001E00E5" w:rsidRDefault="00000000">
            <w:pPr>
              <w:pStyle w:val="afffff3"/>
            </w:pPr>
            <w:r>
              <w:rPr>
                <w:rFonts w:hint="eastAsia"/>
              </w:rPr>
              <w:t>2023-05-06</w:t>
            </w:r>
          </w:p>
        </w:tc>
        <w:tc>
          <w:tcPr>
            <w:tcW w:w="1410" w:type="dxa"/>
          </w:tcPr>
          <w:p w14:paraId="2D18C47F" w14:textId="77777777" w:rsidR="001E00E5" w:rsidRDefault="00000000">
            <w:pPr>
              <w:pStyle w:val="afffff3"/>
            </w:pPr>
            <w:r>
              <w:rPr>
                <w:rFonts w:hint="eastAsia"/>
              </w:rPr>
              <w:t>02</w:t>
            </w:r>
          </w:p>
        </w:tc>
        <w:tc>
          <w:tcPr>
            <w:tcW w:w="2693" w:type="dxa"/>
          </w:tcPr>
          <w:p w14:paraId="2A3706B1" w14:textId="77777777" w:rsidR="001E00E5" w:rsidRDefault="00000000">
            <w:pPr>
              <w:pStyle w:val="afffff3"/>
            </w:pPr>
            <w:r>
              <w:rPr>
                <w:rFonts w:hint="eastAsia"/>
              </w:rPr>
              <w:t>迭代小版本</w:t>
            </w:r>
          </w:p>
        </w:tc>
        <w:tc>
          <w:tcPr>
            <w:tcW w:w="3416" w:type="dxa"/>
          </w:tcPr>
          <w:p w14:paraId="1C0883E1" w14:textId="77777777" w:rsidR="001E00E5" w:rsidRDefault="00000000">
            <w:pPr>
              <w:pStyle w:val="afffff3"/>
              <w:rPr>
                <w:kern w:val="0"/>
              </w:rPr>
            </w:pPr>
            <w:r>
              <w:rPr>
                <w:rFonts w:hint="eastAsia"/>
                <w:kern w:val="0"/>
              </w:rPr>
              <w:t>AH4871</w:t>
            </w:r>
            <w:r>
              <w:rPr>
                <w:rFonts w:hint="eastAsia"/>
                <w:kern w:val="0"/>
              </w:rPr>
              <w:t>（物联网</w:t>
            </w:r>
            <w:r>
              <w:rPr>
                <w:rFonts w:hint="eastAsia"/>
                <w:kern w:val="0"/>
              </w:rPr>
              <w:t>-</w:t>
            </w:r>
            <w:r>
              <w:rPr>
                <w:rFonts w:hint="eastAsia"/>
                <w:kern w:val="0"/>
              </w:rPr>
              <w:t>终端安全）</w:t>
            </w:r>
          </w:p>
        </w:tc>
      </w:tr>
      <w:tr w:rsidR="00E97F90" w14:paraId="77A7EB63" w14:textId="77777777" w:rsidTr="001E00E5">
        <w:tc>
          <w:tcPr>
            <w:tcW w:w="2129" w:type="dxa"/>
          </w:tcPr>
          <w:p w14:paraId="6052088A" w14:textId="795A8D4E" w:rsidR="00E97F90" w:rsidRDefault="00E97F90">
            <w:pPr>
              <w:pStyle w:val="afffff3"/>
              <w:rPr>
                <w:rFonts w:hint="eastAsia"/>
              </w:rPr>
            </w:pPr>
            <w:r>
              <w:rPr>
                <w:rFonts w:hint="eastAsia"/>
              </w:rPr>
              <w:t>2</w:t>
            </w:r>
            <w:r>
              <w:t>024-09-27</w:t>
            </w:r>
          </w:p>
        </w:tc>
        <w:tc>
          <w:tcPr>
            <w:tcW w:w="1410" w:type="dxa"/>
          </w:tcPr>
          <w:p w14:paraId="461E78D0" w14:textId="6F51C892" w:rsidR="00E97F90" w:rsidRDefault="00E97F90">
            <w:pPr>
              <w:pStyle w:val="afffff3"/>
              <w:rPr>
                <w:rFonts w:hint="eastAsia"/>
              </w:rPr>
            </w:pPr>
            <w:r>
              <w:rPr>
                <w:rFonts w:hint="eastAsia"/>
              </w:rPr>
              <w:t>0</w:t>
            </w:r>
            <w:r>
              <w:t>3</w:t>
            </w:r>
          </w:p>
        </w:tc>
        <w:tc>
          <w:tcPr>
            <w:tcW w:w="2693" w:type="dxa"/>
          </w:tcPr>
          <w:p w14:paraId="1A0DA5DF" w14:textId="13EDB682" w:rsidR="00E97F90" w:rsidRDefault="00E97F90">
            <w:pPr>
              <w:pStyle w:val="afffff3"/>
              <w:rPr>
                <w:rFonts w:hint="eastAsia"/>
              </w:rPr>
            </w:pPr>
            <w:r>
              <w:rPr>
                <w:rFonts w:hint="eastAsia"/>
              </w:rPr>
              <w:t>迭代大版本</w:t>
            </w:r>
          </w:p>
        </w:tc>
        <w:tc>
          <w:tcPr>
            <w:tcW w:w="3416" w:type="dxa"/>
          </w:tcPr>
          <w:p w14:paraId="18A11B7B" w14:textId="628A0E3C" w:rsidR="00E97F90" w:rsidRDefault="00E97F90">
            <w:pPr>
              <w:pStyle w:val="afffff3"/>
              <w:rPr>
                <w:rFonts w:hint="eastAsia"/>
                <w:kern w:val="0"/>
              </w:rPr>
            </w:pPr>
            <w:r>
              <w:rPr>
                <w:rFonts w:hint="eastAsia"/>
                <w:kern w:val="0"/>
              </w:rPr>
              <w:t>AH</w:t>
            </w:r>
            <w:r>
              <w:rPr>
                <w:kern w:val="0"/>
              </w:rPr>
              <w:t>5730</w:t>
            </w:r>
            <w:r>
              <w:rPr>
                <w:rFonts w:hint="eastAsia"/>
                <w:kern w:val="0"/>
              </w:rPr>
              <w:t>（智能检测与终端安全）</w:t>
            </w:r>
          </w:p>
        </w:tc>
      </w:tr>
    </w:tbl>
    <w:p w14:paraId="66AA101E" w14:textId="77777777" w:rsidR="001E00E5" w:rsidRPr="00E97F90" w:rsidRDefault="001E00E5">
      <w:pPr>
        <w:adjustRightInd w:val="0"/>
        <w:spacing w:before="158" w:after="158" w:line="300" w:lineRule="exact"/>
        <w:rPr>
          <w:rFonts w:cs="Times New Roman"/>
        </w:rPr>
        <w:sectPr w:rsidR="001E00E5" w:rsidRPr="00E97F90">
          <w:pgSz w:w="11906" w:h="16838"/>
          <w:pgMar w:top="1418" w:right="1134" w:bottom="1418" w:left="1134" w:header="851" w:footer="567" w:gutter="0"/>
          <w:pgNumType w:fmt="upperRoman"/>
          <w:cols w:space="425"/>
          <w:docGrid w:type="lines" w:linePitch="317"/>
        </w:sectPr>
      </w:pPr>
    </w:p>
    <w:sdt>
      <w:sdtPr>
        <w:rPr>
          <w:rFonts w:ascii="Times New Roman" w:eastAsia="方正兰亭黑简体" w:hAnsi="Times New Roman" w:cstheme="minorBidi"/>
          <w:bCs w:val="0"/>
          <w:color w:val="auto"/>
          <w:kern w:val="2"/>
          <w:sz w:val="21"/>
          <w:szCs w:val="24"/>
          <w:lang w:val="zh-CN"/>
        </w:rPr>
        <w:id w:val="1365017045"/>
      </w:sdtPr>
      <w:sdtContent>
        <w:p w14:paraId="25393687" w14:textId="77777777" w:rsidR="001E00E5" w:rsidRDefault="00000000">
          <w:pPr>
            <w:pStyle w:val="TOC10"/>
            <w:spacing w:before="158" w:after="158" w:line="240" w:lineRule="auto"/>
            <w:ind w:firstLine="420"/>
            <w:jc w:val="center"/>
            <w:rPr>
              <w:rFonts w:ascii="Times New Roman" w:eastAsia="方正兰亭粗黑简体" w:hAnsi="Times New Roman"/>
            </w:rPr>
          </w:pPr>
          <w:r>
            <w:rPr>
              <w:rFonts w:ascii="Times New Roman" w:eastAsia="方正兰亭粗黑简体" w:hAnsi="Times New Roman"/>
              <w:lang w:val="zh-CN"/>
            </w:rPr>
            <w:t>目</w:t>
          </w:r>
          <w:r>
            <w:rPr>
              <w:rFonts w:ascii="Times New Roman" w:eastAsia="方正兰亭粗黑简体" w:hAnsi="Times New Roman"/>
              <w:lang w:val="zh-CN"/>
            </w:rPr>
            <w:t xml:space="preserve"> </w:t>
          </w:r>
          <w:r>
            <w:rPr>
              <w:rFonts w:ascii="Times New Roman" w:eastAsia="方正兰亭粗黑简体" w:hAnsi="Times New Roman"/>
              <w:lang w:val="zh-CN"/>
            </w:rPr>
            <w:t>录</w:t>
          </w:r>
        </w:p>
        <w:p w14:paraId="760A4F3F" w14:textId="46CFAAB0" w:rsidR="00E97F90" w:rsidRDefault="00000000">
          <w:pPr>
            <w:pStyle w:val="TOC1"/>
            <w:tabs>
              <w:tab w:val="right" w:leader="dot" w:pos="9628"/>
            </w:tabs>
            <w:rPr>
              <w:b w:val="0"/>
              <w:bCs w:val="0"/>
              <w:noProof/>
              <w:szCs w:val="24"/>
              <w14:ligatures w14:val="standardContextual"/>
            </w:rPr>
          </w:pPr>
          <w:r>
            <w:rPr>
              <w:rFonts w:ascii="Times New Roman" w:eastAsia="方正兰亭黑简体" w:hAnsi="Times New Roman" w:cs="Times New Roman"/>
              <w:b w:val="0"/>
              <w:bCs w:val="0"/>
              <w:caps/>
            </w:rPr>
            <w:fldChar w:fldCharType="begin"/>
          </w:r>
          <w:r>
            <w:rPr>
              <w:rFonts w:ascii="Times New Roman" w:eastAsia="方正兰亭黑简体" w:hAnsi="Times New Roman" w:cs="Times New Roman"/>
              <w:b w:val="0"/>
              <w:bCs w:val="0"/>
            </w:rPr>
            <w:instrText xml:space="preserve"> TOC \o "1-3" \h \z \u </w:instrText>
          </w:r>
          <w:r>
            <w:rPr>
              <w:rFonts w:ascii="Times New Roman" w:eastAsia="方正兰亭黑简体" w:hAnsi="Times New Roman" w:cs="Times New Roman"/>
              <w:b w:val="0"/>
              <w:bCs w:val="0"/>
              <w:caps/>
            </w:rPr>
            <w:fldChar w:fldCharType="separate"/>
          </w:r>
          <w:hyperlink w:anchor="_Toc181005511" w:history="1">
            <w:r w:rsidR="00E97F90" w:rsidRPr="00796364">
              <w:rPr>
                <w:rStyle w:val="affffb"/>
                <w:noProof/>
              </w:rPr>
              <w:t>前言</w:t>
            </w:r>
            <w:r w:rsidR="00E97F90">
              <w:rPr>
                <w:noProof/>
                <w:webHidden/>
              </w:rPr>
              <w:tab/>
            </w:r>
            <w:r w:rsidR="00E97F90">
              <w:rPr>
                <w:noProof/>
                <w:webHidden/>
              </w:rPr>
              <w:fldChar w:fldCharType="begin"/>
            </w:r>
            <w:r w:rsidR="00E97F90">
              <w:rPr>
                <w:noProof/>
                <w:webHidden/>
              </w:rPr>
              <w:instrText xml:space="preserve"> PAGEREF _Toc181005511 \h </w:instrText>
            </w:r>
            <w:r w:rsidR="00E97F90">
              <w:rPr>
                <w:noProof/>
                <w:webHidden/>
              </w:rPr>
            </w:r>
            <w:r w:rsidR="00E97F90">
              <w:rPr>
                <w:noProof/>
                <w:webHidden/>
              </w:rPr>
              <w:fldChar w:fldCharType="separate"/>
            </w:r>
            <w:r w:rsidR="00E97F90">
              <w:rPr>
                <w:noProof/>
                <w:webHidden/>
              </w:rPr>
              <w:t>I</w:t>
            </w:r>
            <w:r w:rsidR="00E97F90">
              <w:rPr>
                <w:noProof/>
                <w:webHidden/>
              </w:rPr>
              <w:fldChar w:fldCharType="end"/>
            </w:r>
          </w:hyperlink>
        </w:p>
        <w:p w14:paraId="048F2538" w14:textId="23352A95" w:rsidR="00E97F90" w:rsidRDefault="00E97F90">
          <w:pPr>
            <w:pStyle w:val="TOC1"/>
            <w:tabs>
              <w:tab w:val="left" w:pos="420"/>
              <w:tab w:val="right" w:leader="dot" w:pos="9628"/>
            </w:tabs>
            <w:rPr>
              <w:b w:val="0"/>
              <w:bCs w:val="0"/>
              <w:noProof/>
              <w:szCs w:val="24"/>
              <w14:ligatures w14:val="standardContextual"/>
            </w:rPr>
          </w:pPr>
          <w:hyperlink w:anchor="_Toc181005512" w:history="1">
            <w:r w:rsidRPr="00796364">
              <w:rPr>
                <w:rStyle w:val="affffb"/>
                <w:noProof/>
              </w:rPr>
              <w:t>1</w:t>
            </w:r>
            <w:r>
              <w:rPr>
                <w:b w:val="0"/>
                <w:bCs w:val="0"/>
                <w:noProof/>
                <w:szCs w:val="24"/>
                <w14:ligatures w14:val="standardContextual"/>
              </w:rPr>
              <w:tab/>
            </w:r>
            <w:r w:rsidRPr="00796364">
              <w:rPr>
                <w:rStyle w:val="affffb"/>
                <w:noProof/>
              </w:rPr>
              <w:t>背景信息</w:t>
            </w:r>
            <w:r>
              <w:rPr>
                <w:noProof/>
                <w:webHidden/>
              </w:rPr>
              <w:tab/>
            </w:r>
            <w:r>
              <w:rPr>
                <w:noProof/>
                <w:webHidden/>
              </w:rPr>
              <w:fldChar w:fldCharType="begin"/>
            </w:r>
            <w:r>
              <w:rPr>
                <w:noProof/>
                <w:webHidden/>
              </w:rPr>
              <w:instrText xml:space="preserve"> PAGEREF _Toc181005512 \h </w:instrText>
            </w:r>
            <w:r>
              <w:rPr>
                <w:noProof/>
                <w:webHidden/>
              </w:rPr>
            </w:r>
            <w:r>
              <w:rPr>
                <w:noProof/>
                <w:webHidden/>
              </w:rPr>
              <w:fldChar w:fldCharType="separate"/>
            </w:r>
            <w:r>
              <w:rPr>
                <w:noProof/>
                <w:webHidden/>
              </w:rPr>
              <w:t>1</w:t>
            </w:r>
            <w:r>
              <w:rPr>
                <w:noProof/>
                <w:webHidden/>
              </w:rPr>
              <w:fldChar w:fldCharType="end"/>
            </w:r>
          </w:hyperlink>
        </w:p>
        <w:p w14:paraId="0293763E" w14:textId="2EE4F2CB" w:rsidR="00E97F90" w:rsidRDefault="00E97F90">
          <w:pPr>
            <w:pStyle w:val="TOC1"/>
            <w:tabs>
              <w:tab w:val="left" w:pos="420"/>
              <w:tab w:val="right" w:leader="dot" w:pos="9628"/>
            </w:tabs>
            <w:rPr>
              <w:b w:val="0"/>
              <w:bCs w:val="0"/>
              <w:noProof/>
              <w:szCs w:val="24"/>
              <w14:ligatures w14:val="standardContextual"/>
            </w:rPr>
          </w:pPr>
          <w:hyperlink w:anchor="_Toc181005513" w:history="1">
            <w:r w:rsidRPr="00796364">
              <w:rPr>
                <w:rStyle w:val="affffb"/>
                <w:noProof/>
              </w:rPr>
              <w:t>2</w:t>
            </w:r>
            <w:r>
              <w:rPr>
                <w:b w:val="0"/>
                <w:bCs w:val="0"/>
                <w:noProof/>
                <w:szCs w:val="24"/>
                <w14:ligatures w14:val="standardContextual"/>
              </w:rPr>
              <w:tab/>
            </w:r>
            <w:r w:rsidRPr="00796364">
              <w:rPr>
                <w:rStyle w:val="affffb"/>
                <w:noProof/>
              </w:rPr>
              <w:t>产品概述</w:t>
            </w:r>
            <w:r>
              <w:rPr>
                <w:noProof/>
                <w:webHidden/>
              </w:rPr>
              <w:tab/>
            </w:r>
            <w:r>
              <w:rPr>
                <w:noProof/>
                <w:webHidden/>
              </w:rPr>
              <w:fldChar w:fldCharType="begin"/>
            </w:r>
            <w:r>
              <w:rPr>
                <w:noProof/>
                <w:webHidden/>
              </w:rPr>
              <w:instrText xml:space="preserve"> PAGEREF _Toc181005513 \h </w:instrText>
            </w:r>
            <w:r>
              <w:rPr>
                <w:noProof/>
                <w:webHidden/>
              </w:rPr>
            </w:r>
            <w:r>
              <w:rPr>
                <w:noProof/>
                <w:webHidden/>
              </w:rPr>
              <w:fldChar w:fldCharType="separate"/>
            </w:r>
            <w:r>
              <w:rPr>
                <w:noProof/>
                <w:webHidden/>
              </w:rPr>
              <w:t>2</w:t>
            </w:r>
            <w:r>
              <w:rPr>
                <w:noProof/>
                <w:webHidden/>
              </w:rPr>
              <w:fldChar w:fldCharType="end"/>
            </w:r>
          </w:hyperlink>
        </w:p>
        <w:p w14:paraId="6E2BD208" w14:textId="203E67B1"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14" w:history="1">
            <w:r w:rsidRPr="00796364">
              <w:rPr>
                <w:rStyle w:val="affffb"/>
                <w:noProof/>
              </w:rPr>
              <w:t xml:space="preserve">2.1 </w:t>
            </w:r>
            <w:r w:rsidRPr="00796364">
              <w:rPr>
                <w:rStyle w:val="affffb"/>
                <w:noProof/>
              </w:rPr>
              <w:t>产品简介</w:t>
            </w:r>
            <w:r>
              <w:rPr>
                <w:noProof/>
                <w:webHidden/>
              </w:rPr>
              <w:tab/>
            </w:r>
            <w:r>
              <w:rPr>
                <w:noProof/>
                <w:webHidden/>
              </w:rPr>
              <w:fldChar w:fldCharType="begin"/>
            </w:r>
            <w:r>
              <w:rPr>
                <w:noProof/>
                <w:webHidden/>
              </w:rPr>
              <w:instrText xml:space="preserve"> PAGEREF _Toc181005514 \h </w:instrText>
            </w:r>
            <w:r>
              <w:rPr>
                <w:noProof/>
                <w:webHidden/>
              </w:rPr>
            </w:r>
            <w:r>
              <w:rPr>
                <w:noProof/>
                <w:webHidden/>
              </w:rPr>
              <w:fldChar w:fldCharType="separate"/>
            </w:r>
            <w:r>
              <w:rPr>
                <w:noProof/>
                <w:webHidden/>
              </w:rPr>
              <w:t>2</w:t>
            </w:r>
            <w:r>
              <w:rPr>
                <w:noProof/>
                <w:webHidden/>
              </w:rPr>
              <w:fldChar w:fldCharType="end"/>
            </w:r>
          </w:hyperlink>
        </w:p>
        <w:p w14:paraId="22256EE0" w14:textId="568C0B4F"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15" w:history="1">
            <w:r w:rsidRPr="00796364">
              <w:rPr>
                <w:rStyle w:val="affffb"/>
                <w:noProof/>
              </w:rPr>
              <w:t xml:space="preserve">2.2 </w:t>
            </w:r>
            <w:r w:rsidRPr="00796364">
              <w:rPr>
                <w:rStyle w:val="affffb"/>
                <w:noProof/>
              </w:rPr>
              <w:t>产品原理</w:t>
            </w:r>
            <w:r>
              <w:rPr>
                <w:noProof/>
                <w:webHidden/>
              </w:rPr>
              <w:tab/>
            </w:r>
            <w:r>
              <w:rPr>
                <w:noProof/>
                <w:webHidden/>
              </w:rPr>
              <w:fldChar w:fldCharType="begin"/>
            </w:r>
            <w:r>
              <w:rPr>
                <w:noProof/>
                <w:webHidden/>
              </w:rPr>
              <w:instrText xml:space="preserve"> PAGEREF _Toc181005515 \h </w:instrText>
            </w:r>
            <w:r>
              <w:rPr>
                <w:noProof/>
                <w:webHidden/>
              </w:rPr>
            </w:r>
            <w:r>
              <w:rPr>
                <w:noProof/>
                <w:webHidden/>
              </w:rPr>
              <w:fldChar w:fldCharType="separate"/>
            </w:r>
            <w:r>
              <w:rPr>
                <w:noProof/>
                <w:webHidden/>
              </w:rPr>
              <w:t>3</w:t>
            </w:r>
            <w:r>
              <w:rPr>
                <w:noProof/>
                <w:webHidden/>
              </w:rPr>
              <w:fldChar w:fldCharType="end"/>
            </w:r>
          </w:hyperlink>
        </w:p>
        <w:p w14:paraId="111B5C6C" w14:textId="69B8251E" w:rsidR="00E97F90" w:rsidRDefault="00E97F90">
          <w:pPr>
            <w:pStyle w:val="TOC1"/>
            <w:tabs>
              <w:tab w:val="left" w:pos="420"/>
              <w:tab w:val="right" w:leader="dot" w:pos="9628"/>
            </w:tabs>
            <w:rPr>
              <w:b w:val="0"/>
              <w:bCs w:val="0"/>
              <w:noProof/>
              <w:szCs w:val="24"/>
              <w14:ligatures w14:val="standardContextual"/>
            </w:rPr>
          </w:pPr>
          <w:hyperlink w:anchor="_Toc181005516" w:history="1">
            <w:r w:rsidRPr="00796364">
              <w:rPr>
                <w:rStyle w:val="affffb"/>
                <w:noProof/>
              </w:rPr>
              <w:t>3</w:t>
            </w:r>
            <w:r>
              <w:rPr>
                <w:b w:val="0"/>
                <w:bCs w:val="0"/>
                <w:noProof/>
                <w:szCs w:val="24"/>
                <w14:ligatures w14:val="standardContextual"/>
              </w:rPr>
              <w:tab/>
            </w:r>
            <w:r w:rsidRPr="00796364">
              <w:rPr>
                <w:rStyle w:val="affffb"/>
                <w:noProof/>
              </w:rPr>
              <w:t>产品功能</w:t>
            </w:r>
            <w:r>
              <w:rPr>
                <w:noProof/>
                <w:webHidden/>
              </w:rPr>
              <w:tab/>
            </w:r>
            <w:r>
              <w:rPr>
                <w:noProof/>
                <w:webHidden/>
              </w:rPr>
              <w:fldChar w:fldCharType="begin"/>
            </w:r>
            <w:r>
              <w:rPr>
                <w:noProof/>
                <w:webHidden/>
              </w:rPr>
              <w:instrText xml:space="preserve"> PAGEREF _Toc181005516 \h </w:instrText>
            </w:r>
            <w:r>
              <w:rPr>
                <w:noProof/>
                <w:webHidden/>
              </w:rPr>
            </w:r>
            <w:r>
              <w:rPr>
                <w:noProof/>
                <w:webHidden/>
              </w:rPr>
              <w:fldChar w:fldCharType="separate"/>
            </w:r>
            <w:r>
              <w:rPr>
                <w:noProof/>
                <w:webHidden/>
              </w:rPr>
              <w:t>4</w:t>
            </w:r>
            <w:r>
              <w:rPr>
                <w:noProof/>
                <w:webHidden/>
              </w:rPr>
              <w:fldChar w:fldCharType="end"/>
            </w:r>
          </w:hyperlink>
        </w:p>
        <w:p w14:paraId="61B554ED" w14:textId="723CCCAE"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17" w:history="1">
            <w:r w:rsidRPr="00796364">
              <w:rPr>
                <w:rStyle w:val="affffb"/>
                <w:noProof/>
              </w:rPr>
              <w:t xml:space="preserve">3.1 </w:t>
            </w:r>
            <w:r w:rsidRPr="00796364">
              <w:rPr>
                <w:rStyle w:val="affffb"/>
                <w:noProof/>
              </w:rPr>
              <w:t>终端管理</w:t>
            </w:r>
            <w:r>
              <w:rPr>
                <w:noProof/>
                <w:webHidden/>
              </w:rPr>
              <w:tab/>
            </w:r>
            <w:r>
              <w:rPr>
                <w:noProof/>
                <w:webHidden/>
              </w:rPr>
              <w:fldChar w:fldCharType="begin"/>
            </w:r>
            <w:r>
              <w:rPr>
                <w:noProof/>
                <w:webHidden/>
              </w:rPr>
              <w:instrText xml:space="preserve"> PAGEREF _Toc181005517 \h </w:instrText>
            </w:r>
            <w:r>
              <w:rPr>
                <w:noProof/>
                <w:webHidden/>
              </w:rPr>
            </w:r>
            <w:r>
              <w:rPr>
                <w:noProof/>
                <w:webHidden/>
              </w:rPr>
              <w:fldChar w:fldCharType="separate"/>
            </w:r>
            <w:r>
              <w:rPr>
                <w:noProof/>
                <w:webHidden/>
              </w:rPr>
              <w:t>4</w:t>
            </w:r>
            <w:r>
              <w:rPr>
                <w:noProof/>
                <w:webHidden/>
              </w:rPr>
              <w:fldChar w:fldCharType="end"/>
            </w:r>
          </w:hyperlink>
        </w:p>
        <w:p w14:paraId="0488030F" w14:textId="3505B2D1"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18" w:history="1">
            <w:r w:rsidRPr="00796364">
              <w:rPr>
                <w:rStyle w:val="affffb"/>
                <w:noProof/>
                <w:w w:val="105"/>
              </w:rPr>
              <w:t xml:space="preserve">3.1.1 </w:t>
            </w:r>
            <w:r w:rsidRPr="00796364">
              <w:rPr>
                <w:rStyle w:val="affffb"/>
                <w:noProof/>
                <w:w w:val="105"/>
              </w:rPr>
              <w:t>终端概况</w:t>
            </w:r>
            <w:r>
              <w:rPr>
                <w:noProof/>
                <w:webHidden/>
              </w:rPr>
              <w:tab/>
            </w:r>
            <w:r>
              <w:rPr>
                <w:noProof/>
                <w:webHidden/>
              </w:rPr>
              <w:fldChar w:fldCharType="begin"/>
            </w:r>
            <w:r>
              <w:rPr>
                <w:noProof/>
                <w:webHidden/>
              </w:rPr>
              <w:instrText xml:space="preserve"> PAGEREF _Toc181005518 \h </w:instrText>
            </w:r>
            <w:r>
              <w:rPr>
                <w:noProof/>
                <w:webHidden/>
              </w:rPr>
            </w:r>
            <w:r>
              <w:rPr>
                <w:noProof/>
                <w:webHidden/>
              </w:rPr>
              <w:fldChar w:fldCharType="separate"/>
            </w:r>
            <w:r>
              <w:rPr>
                <w:noProof/>
                <w:webHidden/>
              </w:rPr>
              <w:t>4</w:t>
            </w:r>
            <w:r>
              <w:rPr>
                <w:noProof/>
                <w:webHidden/>
              </w:rPr>
              <w:fldChar w:fldCharType="end"/>
            </w:r>
          </w:hyperlink>
        </w:p>
        <w:p w14:paraId="70EA0CB2" w14:textId="5A5C64A8"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19" w:history="1">
            <w:r w:rsidRPr="00796364">
              <w:rPr>
                <w:rStyle w:val="affffb"/>
                <w:noProof/>
              </w:rPr>
              <w:t xml:space="preserve">3.1.2 </w:t>
            </w:r>
            <w:r w:rsidRPr="00796364">
              <w:rPr>
                <w:rStyle w:val="affffb"/>
                <w:noProof/>
              </w:rPr>
              <w:t>资产指纹</w:t>
            </w:r>
            <w:r>
              <w:rPr>
                <w:noProof/>
                <w:webHidden/>
              </w:rPr>
              <w:tab/>
            </w:r>
            <w:r>
              <w:rPr>
                <w:noProof/>
                <w:webHidden/>
              </w:rPr>
              <w:fldChar w:fldCharType="begin"/>
            </w:r>
            <w:r>
              <w:rPr>
                <w:noProof/>
                <w:webHidden/>
              </w:rPr>
              <w:instrText xml:space="preserve"> PAGEREF _Toc181005519 \h </w:instrText>
            </w:r>
            <w:r>
              <w:rPr>
                <w:noProof/>
                <w:webHidden/>
              </w:rPr>
            </w:r>
            <w:r>
              <w:rPr>
                <w:noProof/>
                <w:webHidden/>
              </w:rPr>
              <w:fldChar w:fldCharType="separate"/>
            </w:r>
            <w:r>
              <w:rPr>
                <w:noProof/>
                <w:webHidden/>
              </w:rPr>
              <w:t>8</w:t>
            </w:r>
            <w:r>
              <w:rPr>
                <w:noProof/>
                <w:webHidden/>
              </w:rPr>
              <w:fldChar w:fldCharType="end"/>
            </w:r>
          </w:hyperlink>
        </w:p>
        <w:p w14:paraId="5DF5F5FC" w14:textId="7B650C72"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20" w:history="1">
            <w:r w:rsidRPr="00796364">
              <w:rPr>
                <w:rStyle w:val="affffb"/>
                <w:noProof/>
              </w:rPr>
              <w:t xml:space="preserve">3.1.3 </w:t>
            </w:r>
            <w:r w:rsidRPr="00796364">
              <w:rPr>
                <w:rStyle w:val="affffb"/>
                <w:noProof/>
              </w:rPr>
              <w:t>远程协助</w:t>
            </w:r>
            <w:r>
              <w:rPr>
                <w:noProof/>
                <w:webHidden/>
              </w:rPr>
              <w:tab/>
            </w:r>
            <w:r>
              <w:rPr>
                <w:noProof/>
                <w:webHidden/>
              </w:rPr>
              <w:fldChar w:fldCharType="begin"/>
            </w:r>
            <w:r>
              <w:rPr>
                <w:noProof/>
                <w:webHidden/>
              </w:rPr>
              <w:instrText xml:space="preserve"> PAGEREF _Toc181005520 \h </w:instrText>
            </w:r>
            <w:r>
              <w:rPr>
                <w:noProof/>
                <w:webHidden/>
              </w:rPr>
            </w:r>
            <w:r>
              <w:rPr>
                <w:noProof/>
                <w:webHidden/>
              </w:rPr>
              <w:fldChar w:fldCharType="separate"/>
            </w:r>
            <w:r>
              <w:rPr>
                <w:noProof/>
                <w:webHidden/>
              </w:rPr>
              <w:t>8</w:t>
            </w:r>
            <w:r>
              <w:rPr>
                <w:noProof/>
                <w:webHidden/>
              </w:rPr>
              <w:fldChar w:fldCharType="end"/>
            </w:r>
          </w:hyperlink>
        </w:p>
        <w:p w14:paraId="3FEA9EFC" w14:textId="10A6BC40"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21" w:history="1">
            <w:r w:rsidRPr="00796364">
              <w:rPr>
                <w:rStyle w:val="affffb"/>
                <w:noProof/>
              </w:rPr>
              <w:t xml:space="preserve">3.1.4 </w:t>
            </w:r>
            <w:r w:rsidRPr="00796364">
              <w:rPr>
                <w:rStyle w:val="affffb"/>
                <w:noProof/>
              </w:rPr>
              <w:t>主机发现</w:t>
            </w:r>
            <w:r>
              <w:rPr>
                <w:noProof/>
                <w:webHidden/>
              </w:rPr>
              <w:tab/>
            </w:r>
            <w:r>
              <w:rPr>
                <w:noProof/>
                <w:webHidden/>
              </w:rPr>
              <w:fldChar w:fldCharType="begin"/>
            </w:r>
            <w:r>
              <w:rPr>
                <w:noProof/>
                <w:webHidden/>
              </w:rPr>
              <w:instrText xml:space="preserve"> PAGEREF _Toc181005521 \h </w:instrText>
            </w:r>
            <w:r>
              <w:rPr>
                <w:noProof/>
                <w:webHidden/>
              </w:rPr>
            </w:r>
            <w:r>
              <w:rPr>
                <w:noProof/>
                <w:webHidden/>
              </w:rPr>
              <w:fldChar w:fldCharType="separate"/>
            </w:r>
            <w:r>
              <w:rPr>
                <w:noProof/>
                <w:webHidden/>
              </w:rPr>
              <w:t>8</w:t>
            </w:r>
            <w:r>
              <w:rPr>
                <w:noProof/>
                <w:webHidden/>
              </w:rPr>
              <w:fldChar w:fldCharType="end"/>
            </w:r>
          </w:hyperlink>
        </w:p>
        <w:p w14:paraId="26E20C9B" w14:textId="7C0ADF97"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22" w:history="1">
            <w:r w:rsidRPr="00796364">
              <w:rPr>
                <w:rStyle w:val="affffb"/>
                <w:noProof/>
                <w:w w:val="105"/>
              </w:rPr>
              <w:t xml:space="preserve">3.1.5 </w:t>
            </w:r>
            <w:r w:rsidRPr="00796364">
              <w:rPr>
                <w:rStyle w:val="affffb"/>
                <w:noProof/>
                <w:w w:val="105"/>
              </w:rPr>
              <w:t>移动存储</w:t>
            </w:r>
            <w:r>
              <w:rPr>
                <w:noProof/>
                <w:webHidden/>
              </w:rPr>
              <w:tab/>
            </w:r>
            <w:r>
              <w:rPr>
                <w:noProof/>
                <w:webHidden/>
              </w:rPr>
              <w:fldChar w:fldCharType="begin"/>
            </w:r>
            <w:r>
              <w:rPr>
                <w:noProof/>
                <w:webHidden/>
              </w:rPr>
              <w:instrText xml:space="preserve"> PAGEREF _Toc181005522 \h </w:instrText>
            </w:r>
            <w:r>
              <w:rPr>
                <w:noProof/>
                <w:webHidden/>
              </w:rPr>
            </w:r>
            <w:r>
              <w:rPr>
                <w:noProof/>
                <w:webHidden/>
              </w:rPr>
              <w:fldChar w:fldCharType="separate"/>
            </w:r>
            <w:r>
              <w:rPr>
                <w:noProof/>
                <w:webHidden/>
              </w:rPr>
              <w:t>8</w:t>
            </w:r>
            <w:r>
              <w:rPr>
                <w:noProof/>
                <w:webHidden/>
              </w:rPr>
              <w:fldChar w:fldCharType="end"/>
            </w:r>
          </w:hyperlink>
        </w:p>
        <w:p w14:paraId="490A4EBB" w14:textId="3F3BEDD4"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23" w:history="1">
            <w:r w:rsidRPr="00796364">
              <w:rPr>
                <w:rStyle w:val="affffb"/>
                <w:bCs/>
                <w:noProof/>
              </w:rPr>
              <w:t xml:space="preserve">3.1.6 </w:t>
            </w:r>
            <w:r w:rsidRPr="00796364">
              <w:rPr>
                <w:rStyle w:val="affffb"/>
                <w:bCs/>
                <w:noProof/>
              </w:rPr>
              <w:t>外设管控</w:t>
            </w:r>
            <w:r>
              <w:rPr>
                <w:noProof/>
                <w:webHidden/>
              </w:rPr>
              <w:tab/>
            </w:r>
            <w:r>
              <w:rPr>
                <w:noProof/>
                <w:webHidden/>
              </w:rPr>
              <w:fldChar w:fldCharType="begin"/>
            </w:r>
            <w:r>
              <w:rPr>
                <w:noProof/>
                <w:webHidden/>
              </w:rPr>
              <w:instrText xml:space="preserve"> PAGEREF _Toc181005523 \h </w:instrText>
            </w:r>
            <w:r>
              <w:rPr>
                <w:noProof/>
                <w:webHidden/>
              </w:rPr>
            </w:r>
            <w:r>
              <w:rPr>
                <w:noProof/>
                <w:webHidden/>
              </w:rPr>
              <w:fldChar w:fldCharType="separate"/>
            </w:r>
            <w:r>
              <w:rPr>
                <w:noProof/>
                <w:webHidden/>
              </w:rPr>
              <w:t>9</w:t>
            </w:r>
            <w:r>
              <w:rPr>
                <w:noProof/>
                <w:webHidden/>
              </w:rPr>
              <w:fldChar w:fldCharType="end"/>
            </w:r>
          </w:hyperlink>
        </w:p>
        <w:p w14:paraId="2B7B2D28" w14:textId="1134615A"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24" w:history="1">
            <w:r w:rsidRPr="00796364">
              <w:rPr>
                <w:rStyle w:val="affffb"/>
                <w:noProof/>
              </w:rPr>
              <w:t xml:space="preserve">3.1.7 </w:t>
            </w:r>
            <w:r w:rsidRPr="00796364">
              <w:rPr>
                <w:rStyle w:val="affffb"/>
                <w:noProof/>
              </w:rPr>
              <w:t>分组标签</w:t>
            </w:r>
            <w:r>
              <w:rPr>
                <w:noProof/>
                <w:webHidden/>
              </w:rPr>
              <w:tab/>
            </w:r>
            <w:r>
              <w:rPr>
                <w:noProof/>
                <w:webHidden/>
              </w:rPr>
              <w:fldChar w:fldCharType="begin"/>
            </w:r>
            <w:r>
              <w:rPr>
                <w:noProof/>
                <w:webHidden/>
              </w:rPr>
              <w:instrText xml:space="preserve"> PAGEREF _Toc181005524 \h </w:instrText>
            </w:r>
            <w:r>
              <w:rPr>
                <w:noProof/>
                <w:webHidden/>
              </w:rPr>
            </w:r>
            <w:r>
              <w:rPr>
                <w:noProof/>
                <w:webHidden/>
              </w:rPr>
              <w:fldChar w:fldCharType="separate"/>
            </w:r>
            <w:r>
              <w:rPr>
                <w:noProof/>
                <w:webHidden/>
              </w:rPr>
              <w:t>9</w:t>
            </w:r>
            <w:r>
              <w:rPr>
                <w:noProof/>
                <w:webHidden/>
              </w:rPr>
              <w:fldChar w:fldCharType="end"/>
            </w:r>
          </w:hyperlink>
        </w:p>
        <w:p w14:paraId="2F802D7A" w14:textId="1A4E2807"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25" w:history="1">
            <w:r w:rsidRPr="00796364">
              <w:rPr>
                <w:rStyle w:val="affffb"/>
                <w:noProof/>
              </w:rPr>
              <w:t xml:space="preserve">3.1.8 </w:t>
            </w:r>
            <w:r w:rsidRPr="00796364">
              <w:rPr>
                <w:rStyle w:val="affffb"/>
                <w:noProof/>
              </w:rPr>
              <w:t>客户端管理</w:t>
            </w:r>
            <w:r>
              <w:rPr>
                <w:noProof/>
                <w:webHidden/>
              </w:rPr>
              <w:tab/>
            </w:r>
            <w:r>
              <w:rPr>
                <w:noProof/>
                <w:webHidden/>
              </w:rPr>
              <w:fldChar w:fldCharType="begin"/>
            </w:r>
            <w:r>
              <w:rPr>
                <w:noProof/>
                <w:webHidden/>
              </w:rPr>
              <w:instrText xml:space="preserve"> PAGEREF _Toc181005525 \h </w:instrText>
            </w:r>
            <w:r>
              <w:rPr>
                <w:noProof/>
                <w:webHidden/>
              </w:rPr>
            </w:r>
            <w:r>
              <w:rPr>
                <w:noProof/>
                <w:webHidden/>
              </w:rPr>
              <w:fldChar w:fldCharType="separate"/>
            </w:r>
            <w:r>
              <w:rPr>
                <w:noProof/>
                <w:webHidden/>
              </w:rPr>
              <w:t>9</w:t>
            </w:r>
            <w:r>
              <w:rPr>
                <w:noProof/>
                <w:webHidden/>
              </w:rPr>
              <w:fldChar w:fldCharType="end"/>
            </w:r>
          </w:hyperlink>
        </w:p>
        <w:p w14:paraId="635D61E8" w14:textId="338042CE"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26" w:history="1">
            <w:r w:rsidRPr="00796364">
              <w:rPr>
                <w:rStyle w:val="affffb"/>
                <w:noProof/>
              </w:rPr>
              <w:t xml:space="preserve">3.2 </w:t>
            </w:r>
            <w:r w:rsidRPr="00796364">
              <w:rPr>
                <w:rStyle w:val="affffb"/>
                <w:noProof/>
              </w:rPr>
              <w:t>防病毒</w:t>
            </w:r>
            <w:r>
              <w:rPr>
                <w:noProof/>
                <w:webHidden/>
              </w:rPr>
              <w:tab/>
            </w:r>
            <w:r>
              <w:rPr>
                <w:noProof/>
                <w:webHidden/>
              </w:rPr>
              <w:fldChar w:fldCharType="begin"/>
            </w:r>
            <w:r>
              <w:rPr>
                <w:noProof/>
                <w:webHidden/>
              </w:rPr>
              <w:instrText xml:space="preserve"> PAGEREF _Toc181005526 \h </w:instrText>
            </w:r>
            <w:r>
              <w:rPr>
                <w:noProof/>
                <w:webHidden/>
              </w:rPr>
            </w:r>
            <w:r>
              <w:rPr>
                <w:noProof/>
                <w:webHidden/>
              </w:rPr>
              <w:fldChar w:fldCharType="separate"/>
            </w:r>
            <w:r>
              <w:rPr>
                <w:noProof/>
                <w:webHidden/>
              </w:rPr>
              <w:t>10</w:t>
            </w:r>
            <w:r>
              <w:rPr>
                <w:noProof/>
                <w:webHidden/>
              </w:rPr>
              <w:fldChar w:fldCharType="end"/>
            </w:r>
          </w:hyperlink>
        </w:p>
        <w:p w14:paraId="1081F127" w14:textId="3E3307A5"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27" w:history="1">
            <w:r w:rsidRPr="00796364">
              <w:rPr>
                <w:rStyle w:val="affffb"/>
                <w:noProof/>
              </w:rPr>
              <w:t xml:space="preserve">3.2.1 </w:t>
            </w:r>
            <w:r w:rsidRPr="00796364">
              <w:rPr>
                <w:rStyle w:val="affffb"/>
                <w:noProof/>
              </w:rPr>
              <w:t>主动防护</w:t>
            </w:r>
            <w:r>
              <w:rPr>
                <w:noProof/>
                <w:webHidden/>
              </w:rPr>
              <w:tab/>
            </w:r>
            <w:r>
              <w:rPr>
                <w:noProof/>
                <w:webHidden/>
              </w:rPr>
              <w:fldChar w:fldCharType="begin"/>
            </w:r>
            <w:r>
              <w:rPr>
                <w:noProof/>
                <w:webHidden/>
              </w:rPr>
              <w:instrText xml:space="preserve"> PAGEREF _Toc181005527 \h </w:instrText>
            </w:r>
            <w:r>
              <w:rPr>
                <w:noProof/>
                <w:webHidden/>
              </w:rPr>
            </w:r>
            <w:r>
              <w:rPr>
                <w:noProof/>
                <w:webHidden/>
              </w:rPr>
              <w:fldChar w:fldCharType="separate"/>
            </w:r>
            <w:r>
              <w:rPr>
                <w:noProof/>
                <w:webHidden/>
              </w:rPr>
              <w:t>10</w:t>
            </w:r>
            <w:r>
              <w:rPr>
                <w:noProof/>
                <w:webHidden/>
              </w:rPr>
              <w:fldChar w:fldCharType="end"/>
            </w:r>
          </w:hyperlink>
        </w:p>
        <w:p w14:paraId="640D1FE9" w14:textId="7794BAA0"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28" w:history="1">
            <w:r w:rsidRPr="00796364">
              <w:rPr>
                <w:rStyle w:val="affffb"/>
                <w:noProof/>
              </w:rPr>
              <w:t xml:space="preserve">3.2.2 </w:t>
            </w:r>
            <w:r w:rsidRPr="00796364">
              <w:rPr>
                <w:rStyle w:val="affffb"/>
                <w:noProof/>
              </w:rPr>
              <w:t>病毒</w:t>
            </w:r>
            <w:r w:rsidRPr="00796364">
              <w:rPr>
                <w:rStyle w:val="affffb"/>
                <w:noProof/>
              </w:rPr>
              <w:t>&amp;</w:t>
            </w:r>
            <w:r w:rsidRPr="00796364">
              <w:rPr>
                <w:rStyle w:val="affffb"/>
                <w:noProof/>
              </w:rPr>
              <w:t>网马查杀</w:t>
            </w:r>
            <w:r>
              <w:rPr>
                <w:noProof/>
                <w:webHidden/>
              </w:rPr>
              <w:tab/>
            </w:r>
            <w:r>
              <w:rPr>
                <w:noProof/>
                <w:webHidden/>
              </w:rPr>
              <w:fldChar w:fldCharType="begin"/>
            </w:r>
            <w:r>
              <w:rPr>
                <w:noProof/>
                <w:webHidden/>
              </w:rPr>
              <w:instrText xml:space="preserve"> PAGEREF _Toc181005528 \h </w:instrText>
            </w:r>
            <w:r>
              <w:rPr>
                <w:noProof/>
                <w:webHidden/>
              </w:rPr>
            </w:r>
            <w:r>
              <w:rPr>
                <w:noProof/>
                <w:webHidden/>
              </w:rPr>
              <w:fldChar w:fldCharType="separate"/>
            </w:r>
            <w:r>
              <w:rPr>
                <w:noProof/>
                <w:webHidden/>
              </w:rPr>
              <w:t>11</w:t>
            </w:r>
            <w:r>
              <w:rPr>
                <w:noProof/>
                <w:webHidden/>
              </w:rPr>
              <w:fldChar w:fldCharType="end"/>
            </w:r>
          </w:hyperlink>
        </w:p>
        <w:p w14:paraId="668E1711" w14:textId="2C6B5F1F"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29" w:history="1">
            <w:r w:rsidRPr="00796364">
              <w:rPr>
                <w:rStyle w:val="affffb"/>
                <w:noProof/>
              </w:rPr>
              <w:t xml:space="preserve">3.2.3 </w:t>
            </w:r>
            <w:r w:rsidRPr="00796364">
              <w:rPr>
                <w:rStyle w:val="affffb"/>
                <w:noProof/>
              </w:rPr>
              <w:t>勒索防御</w:t>
            </w:r>
            <w:r>
              <w:rPr>
                <w:noProof/>
                <w:webHidden/>
              </w:rPr>
              <w:tab/>
            </w:r>
            <w:r>
              <w:rPr>
                <w:noProof/>
                <w:webHidden/>
              </w:rPr>
              <w:fldChar w:fldCharType="begin"/>
            </w:r>
            <w:r>
              <w:rPr>
                <w:noProof/>
                <w:webHidden/>
              </w:rPr>
              <w:instrText xml:space="preserve"> PAGEREF _Toc181005529 \h </w:instrText>
            </w:r>
            <w:r>
              <w:rPr>
                <w:noProof/>
                <w:webHidden/>
              </w:rPr>
            </w:r>
            <w:r>
              <w:rPr>
                <w:noProof/>
                <w:webHidden/>
              </w:rPr>
              <w:fldChar w:fldCharType="separate"/>
            </w:r>
            <w:r>
              <w:rPr>
                <w:noProof/>
                <w:webHidden/>
              </w:rPr>
              <w:t>12</w:t>
            </w:r>
            <w:r>
              <w:rPr>
                <w:noProof/>
                <w:webHidden/>
              </w:rPr>
              <w:fldChar w:fldCharType="end"/>
            </w:r>
          </w:hyperlink>
        </w:p>
        <w:p w14:paraId="7417D6D1" w14:textId="791C36C7"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30" w:history="1">
            <w:r w:rsidRPr="00796364">
              <w:rPr>
                <w:rStyle w:val="affffb"/>
                <w:noProof/>
              </w:rPr>
              <w:t xml:space="preserve">3.2.4 </w:t>
            </w:r>
            <w:r w:rsidRPr="00796364">
              <w:rPr>
                <w:rStyle w:val="affffb"/>
                <w:noProof/>
              </w:rPr>
              <w:t>挖矿防御</w:t>
            </w:r>
            <w:r>
              <w:rPr>
                <w:noProof/>
                <w:webHidden/>
              </w:rPr>
              <w:tab/>
            </w:r>
            <w:r>
              <w:rPr>
                <w:noProof/>
                <w:webHidden/>
              </w:rPr>
              <w:fldChar w:fldCharType="begin"/>
            </w:r>
            <w:r>
              <w:rPr>
                <w:noProof/>
                <w:webHidden/>
              </w:rPr>
              <w:instrText xml:space="preserve"> PAGEREF _Toc181005530 \h </w:instrText>
            </w:r>
            <w:r>
              <w:rPr>
                <w:noProof/>
                <w:webHidden/>
              </w:rPr>
            </w:r>
            <w:r>
              <w:rPr>
                <w:noProof/>
                <w:webHidden/>
              </w:rPr>
              <w:fldChar w:fldCharType="separate"/>
            </w:r>
            <w:r>
              <w:rPr>
                <w:noProof/>
                <w:webHidden/>
              </w:rPr>
              <w:t>13</w:t>
            </w:r>
            <w:r>
              <w:rPr>
                <w:noProof/>
                <w:webHidden/>
              </w:rPr>
              <w:fldChar w:fldCharType="end"/>
            </w:r>
          </w:hyperlink>
        </w:p>
        <w:p w14:paraId="5199027E" w14:textId="72542E0B"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31" w:history="1">
            <w:r w:rsidRPr="00796364">
              <w:rPr>
                <w:rStyle w:val="affffb"/>
                <w:noProof/>
              </w:rPr>
              <w:t xml:space="preserve">3.3 </w:t>
            </w:r>
            <w:r w:rsidRPr="00796364">
              <w:rPr>
                <w:rStyle w:val="affffb"/>
                <w:noProof/>
              </w:rPr>
              <w:t>漏洞管理</w:t>
            </w:r>
            <w:r>
              <w:rPr>
                <w:noProof/>
                <w:webHidden/>
              </w:rPr>
              <w:tab/>
            </w:r>
            <w:r>
              <w:rPr>
                <w:noProof/>
                <w:webHidden/>
              </w:rPr>
              <w:fldChar w:fldCharType="begin"/>
            </w:r>
            <w:r>
              <w:rPr>
                <w:noProof/>
                <w:webHidden/>
              </w:rPr>
              <w:instrText xml:space="preserve"> PAGEREF _Toc181005531 \h </w:instrText>
            </w:r>
            <w:r>
              <w:rPr>
                <w:noProof/>
                <w:webHidden/>
              </w:rPr>
            </w:r>
            <w:r>
              <w:rPr>
                <w:noProof/>
                <w:webHidden/>
              </w:rPr>
              <w:fldChar w:fldCharType="separate"/>
            </w:r>
            <w:r>
              <w:rPr>
                <w:noProof/>
                <w:webHidden/>
              </w:rPr>
              <w:t>14</w:t>
            </w:r>
            <w:r>
              <w:rPr>
                <w:noProof/>
                <w:webHidden/>
              </w:rPr>
              <w:fldChar w:fldCharType="end"/>
            </w:r>
          </w:hyperlink>
        </w:p>
        <w:p w14:paraId="76016B45" w14:textId="191C46FF"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32" w:history="1">
            <w:r w:rsidRPr="00796364">
              <w:rPr>
                <w:rStyle w:val="affffb"/>
                <w:noProof/>
              </w:rPr>
              <w:t xml:space="preserve">3.3.1 </w:t>
            </w:r>
            <w:r w:rsidRPr="00796364">
              <w:rPr>
                <w:rStyle w:val="affffb"/>
                <w:noProof/>
              </w:rPr>
              <w:t>漏洞发现</w:t>
            </w:r>
            <w:r>
              <w:rPr>
                <w:noProof/>
                <w:webHidden/>
              </w:rPr>
              <w:tab/>
            </w:r>
            <w:r>
              <w:rPr>
                <w:noProof/>
                <w:webHidden/>
              </w:rPr>
              <w:fldChar w:fldCharType="begin"/>
            </w:r>
            <w:r>
              <w:rPr>
                <w:noProof/>
                <w:webHidden/>
              </w:rPr>
              <w:instrText xml:space="preserve"> PAGEREF _Toc181005532 \h </w:instrText>
            </w:r>
            <w:r>
              <w:rPr>
                <w:noProof/>
                <w:webHidden/>
              </w:rPr>
            </w:r>
            <w:r>
              <w:rPr>
                <w:noProof/>
                <w:webHidden/>
              </w:rPr>
              <w:fldChar w:fldCharType="separate"/>
            </w:r>
            <w:r>
              <w:rPr>
                <w:noProof/>
                <w:webHidden/>
              </w:rPr>
              <w:t>14</w:t>
            </w:r>
            <w:r>
              <w:rPr>
                <w:noProof/>
                <w:webHidden/>
              </w:rPr>
              <w:fldChar w:fldCharType="end"/>
            </w:r>
          </w:hyperlink>
        </w:p>
        <w:p w14:paraId="2F7D2B8E" w14:textId="013C73DE"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33" w:history="1">
            <w:r w:rsidRPr="00796364">
              <w:rPr>
                <w:rStyle w:val="affffb"/>
                <w:noProof/>
              </w:rPr>
              <w:t xml:space="preserve">3.3.2 </w:t>
            </w:r>
            <w:r w:rsidRPr="00796364">
              <w:rPr>
                <w:rStyle w:val="affffb"/>
                <w:noProof/>
              </w:rPr>
              <w:t>漏洞修复</w:t>
            </w:r>
            <w:r>
              <w:rPr>
                <w:noProof/>
                <w:webHidden/>
              </w:rPr>
              <w:tab/>
            </w:r>
            <w:r>
              <w:rPr>
                <w:noProof/>
                <w:webHidden/>
              </w:rPr>
              <w:fldChar w:fldCharType="begin"/>
            </w:r>
            <w:r>
              <w:rPr>
                <w:noProof/>
                <w:webHidden/>
              </w:rPr>
              <w:instrText xml:space="preserve"> PAGEREF _Toc181005533 \h </w:instrText>
            </w:r>
            <w:r>
              <w:rPr>
                <w:noProof/>
                <w:webHidden/>
              </w:rPr>
            </w:r>
            <w:r>
              <w:rPr>
                <w:noProof/>
                <w:webHidden/>
              </w:rPr>
              <w:fldChar w:fldCharType="separate"/>
            </w:r>
            <w:r>
              <w:rPr>
                <w:noProof/>
                <w:webHidden/>
              </w:rPr>
              <w:t>14</w:t>
            </w:r>
            <w:r>
              <w:rPr>
                <w:noProof/>
                <w:webHidden/>
              </w:rPr>
              <w:fldChar w:fldCharType="end"/>
            </w:r>
          </w:hyperlink>
        </w:p>
        <w:p w14:paraId="6FFCB93B" w14:textId="3871166E"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34" w:history="1">
            <w:r w:rsidRPr="00796364">
              <w:rPr>
                <w:rStyle w:val="affffb"/>
                <w:noProof/>
              </w:rPr>
              <w:t xml:space="preserve">3.4 </w:t>
            </w:r>
            <w:r w:rsidRPr="00796364">
              <w:rPr>
                <w:rStyle w:val="affffb"/>
                <w:noProof/>
              </w:rPr>
              <w:t>主机审计</w:t>
            </w:r>
            <w:r>
              <w:rPr>
                <w:noProof/>
                <w:webHidden/>
              </w:rPr>
              <w:tab/>
            </w:r>
            <w:r>
              <w:rPr>
                <w:noProof/>
                <w:webHidden/>
              </w:rPr>
              <w:fldChar w:fldCharType="begin"/>
            </w:r>
            <w:r>
              <w:rPr>
                <w:noProof/>
                <w:webHidden/>
              </w:rPr>
              <w:instrText xml:space="preserve"> PAGEREF _Toc181005534 \h </w:instrText>
            </w:r>
            <w:r>
              <w:rPr>
                <w:noProof/>
                <w:webHidden/>
              </w:rPr>
            </w:r>
            <w:r>
              <w:rPr>
                <w:noProof/>
                <w:webHidden/>
              </w:rPr>
              <w:fldChar w:fldCharType="separate"/>
            </w:r>
            <w:r>
              <w:rPr>
                <w:noProof/>
                <w:webHidden/>
              </w:rPr>
              <w:t>15</w:t>
            </w:r>
            <w:r>
              <w:rPr>
                <w:noProof/>
                <w:webHidden/>
              </w:rPr>
              <w:fldChar w:fldCharType="end"/>
            </w:r>
          </w:hyperlink>
        </w:p>
        <w:p w14:paraId="4D5AF3AF" w14:textId="2010B30F"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35" w:history="1">
            <w:r w:rsidRPr="00796364">
              <w:rPr>
                <w:rStyle w:val="affffb"/>
                <w:bCs/>
                <w:noProof/>
                <w:lang w:bidi="ar"/>
              </w:rPr>
              <w:t xml:space="preserve">3.4.1 </w:t>
            </w:r>
            <w:r w:rsidRPr="00796364">
              <w:rPr>
                <w:rStyle w:val="affffb"/>
                <w:bCs/>
                <w:noProof/>
                <w:lang w:bidi="ar"/>
              </w:rPr>
              <w:t>开关机审计</w:t>
            </w:r>
            <w:r>
              <w:rPr>
                <w:noProof/>
                <w:webHidden/>
              </w:rPr>
              <w:tab/>
            </w:r>
            <w:r>
              <w:rPr>
                <w:noProof/>
                <w:webHidden/>
              </w:rPr>
              <w:fldChar w:fldCharType="begin"/>
            </w:r>
            <w:r>
              <w:rPr>
                <w:noProof/>
                <w:webHidden/>
              </w:rPr>
              <w:instrText xml:space="preserve"> PAGEREF _Toc181005535 \h </w:instrText>
            </w:r>
            <w:r>
              <w:rPr>
                <w:noProof/>
                <w:webHidden/>
              </w:rPr>
            </w:r>
            <w:r>
              <w:rPr>
                <w:noProof/>
                <w:webHidden/>
              </w:rPr>
              <w:fldChar w:fldCharType="separate"/>
            </w:r>
            <w:r>
              <w:rPr>
                <w:noProof/>
                <w:webHidden/>
              </w:rPr>
              <w:t>15</w:t>
            </w:r>
            <w:r>
              <w:rPr>
                <w:noProof/>
                <w:webHidden/>
              </w:rPr>
              <w:fldChar w:fldCharType="end"/>
            </w:r>
          </w:hyperlink>
        </w:p>
        <w:p w14:paraId="3543661A" w14:textId="48510216"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36" w:history="1">
            <w:r w:rsidRPr="00796364">
              <w:rPr>
                <w:rStyle w:val="affffb"/>
                <w:bCs/>
                <w:noProof/>
              </w:rPr>
              <w:t xml:space="preserve">3.4.2 </w:t>
            </w:r>
            <w:r w:rsidRPr="00796364">
              <w:rPr>
                <w:rStyle w:val="affffb"/>
                <w:bCs/>
                <w:noProof/>
              </w:rPr>
              <w:t>系统登录防护</w:t>
            </w:r>
            <w:r>
              <w:rPr>
                <w:noProof/>
                <w:webHidden/>
              </w:rPr>
              <w:tab/>
            </w:r>
            <w:r>
              <w:rPr>
                <w:noProof/>
                <w:webHidden/>
              </w:rPr>
              <w:fldChar w:fldCharType="begin"/>
            </w:r>
            <w:r>
              <w:rPr>
                <w:noProof/>
                <w:webHidden/>
              </w:rPr>
              <w:instrText xml:space="preserve"> PAGEREF _Toc181005536 \h </w:instrText>
            </w:r>
            <w:r>
              <w:rPr>
                <w:noProof/>
                <w:webHidden/>
              </w:rPr>
            </w:r>
            <w:r>
              <w:rPr>
                <w:noProof/>
                <w:webHidden/>
              </w:rPr>
              <w:fldChar w:fldCharType="separate"/>
            </w:r>
            <w:r>
              <w:rPr>
                <w:noProof/>
                <w:webHidden/>
              </w:rPr>
              <w:t>16</w:t>
            </w:r>
            <w:r>
              <w:rPr>
                <w:noProof/>
                <w:webHidden/>
              </w:rPr>
              <w:fldChar w:fldCharType="end"/>
            </w:r>
          </w:hyperlink>
        </w:p>
        <w:p w14:paraId="75B0D200" w14:textId="5713ECB1"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37" w:history="1">
            <w:r w:rsidRPr="00796364">
              <w:rPr>
                <w:rStyle w:val="affffb"/>
                <w:bCs/>
                <w:noProof/>
              </w:rPr>
              <w:t xml:space="preserve">3.4.3 </w:t>
            </w:r>
            <w:r w:rsidRPr="00796364">
              <w:rPr>
                <w:rStyle w:val="affffb"/>
                <w:bCs/>
                <w:noProof/>
              </w:rPr>
              <w:t>文件访问监控</w:t>
            </w:r>
            <w:r>
              <w:rPr>
                <w:noProof/>
                <w:webHidden/>
              </w:rPr>
              <w:tab/>
            </w:r>
            <w:r>
              <w:rPr>
                <w:noProof/>
                <w:webHidden/>
              </w:rPr>
              <w:fldChar w:fldCharType="begin"/>
            </w:r>
            <w:r>
              <w:rPr>
                <w:noProof/>
                <w:webHidden/>
              </w:rPr>
              <w:instrText xml:space="preserve"> PAGEREF _Toc181005537 \h </w:instrText>
            </w:r>
            <w:r>
              <w:rPr>
                <w:noProof/>
                <w:webHidden/>
              </w:rPr>
            </w:r>
            <w:r>
              <w:rPr>
                <w:noProof/>
                <w:webHidden/>
              </w:rPr>
              <w:fldChar w:fldCharType="separate"/>
            </w:r>
            <w:r>
              <w:rPr>
                <w:noProof/>
                <w:webHidden/>
              </w:rPr>
              <w:t>16</w:t>
            </w:r>
            <w:r>
              <w:rPr>
                <w:noProof/>
                <w:webHidden/>
              </w:rPr>
              <w:fldChar w:fldCharType="end"/>
            </w:r>
          </w:hyperlink>
        </w:p>
        <w:p w14:paraId="1B75530C" w14:textId="2B97FEFB"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38" w:history="1">
            <w:r w:rsidRPr="00796364">
              <w:rPr>
                <w:rStyle w:val="affffb"/>
                <w:noProof/>
              </w:rPr>
              <w:t xml:space="preserve">3.5 </w:t>
            </w:r>
            <w:r w:rsidRPr="00796364">
              <w:rPr>
                <w:rStyle w:val="affffb"/>
                <w:noProof/>
              </w:rPr>
              <w:t>风险评估</w:t>
            </w:r>
            <w:r>
              <w:rPr>
                <w:noProof/>
                <w:webHidden/>
              </w:rPr>
              <w:tab/>
            </w:r>
            <w:r>
              <w:rPr>
                <w:noProof/>
                <w:webHidden/>
              </w:rPr>
              <w:fldChar w:fldCharType="begin"/>
            </w:r>
            <w:r>
              <w:rPr>
                <w:noProof/>
                <w:webHidden/>
              </w:rPr>
              <w:instrText xml:space="preserve"> PAGEREF _Toc181005538 \h </w:instrText>
            </w:r>
            <w:r>
              <w:rPr>
                <w:noProof/>
                <w:webHidden/>
              </w:rPr>
            </w:r>
            <w:r>
              <w:rPr>
                <w:noProof/>
                <w:webHidden/>
              </w:rPr>
              <w:fldChar w:fldCharType="separate"/>
            </w:r>
            <w:r>
              <w:rPr>
                <w:noProof/>
                <w:webHidden/>
              </w:rPr>
              <w:t>16</w:t>
            </w:r>
            <w:r>
              <w:rPr>
                <w:noProof/>
                <w:webHidden/>
              </w:rPr>
              <w:fldChar w:fldCharType="end"/>
            </w:r>
          </w:hyperlink>
        </w:p>
        <w:p w14:paraId="7EFFAF60" w14:textId="2EE756A5"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39" w:history="1">
            <w:r w:rsidRPr="00796364">
              <w:rPr>
                <w:rStyle w:val="affffb"/>
                <w:noProof/>
                <w:lang w:eastAsia="zh-Hans"/>
              </w:rPr>
              <w:t>3.5.1</w:t>
            </w:r>
            <w:r w:rsidRPr="00796364">
              <w:rPr>
                <w:rStyle w:val="affffb"/>
                <w:noProof/>
              </w:rPr>
              <w:t xml:space="preserve"> </w:t>
            </w:r>
            <w:r w:rsidRPr="00796364">
              <w:rPr>
                <w:rStyle w:val="affffb"/>
                <w:noProof/>
              </w:rPr>
              <w:t>终端</w:t>
            </w:r>
            <w:r w:rsidRPr="00796364">
              <w:rPr>
                <w:rStyle w:val="affffb"/>
                <w:noProof/>
                <w:lang w:eastAsia="zh-Hans"/>
              </w:rPr>
              <w:t>体检</w:t>
            </w:r>
            <w:r>
              <w:rPr>
                <w:noProof/>
                <w:webHidden/>
              </w:rPr>
              <w:tab/>
            </w:r>
            <w:r>
              <w:rPr>
                <w:noProof/>
                <w:webHidden/>
              </w:rPr>
              <w:fldChar w:fldCharType="begin"/>
            </w:r>
            <w:r>
              <w:rPr>
                <w:noProof/>
                <w:webHidden/>
              </w:rPr>
              <w:instrText xml:space="preserve"> PAGEREF _Toc181005539 \h </w:instrText>
            </w:r>
            <w:r>
              <w:rPr>
                <w:noProof/>
                <w:webHidden/>
              </w:rPr>
            </w:r>
            <w:r>
              <w:rPr>
                <w:noProof/>
                <w:webHidden/>
              </w:rPr>
              <w:fldChar w:fldCharType="separate"/>
            </w:r>
            <w:r>
              <w:rPr>
                <w:noProof/>
                <w:webHidden/>
              </w:rPr>
              <w:t>16</w:t>
            </w:r>
            <w:r>
              <w:rPr>
                <w:noProof/>
                <w:webHidden/>
              </w:rPr>
              <w:fldChar w:fldCharType="end"/>
            </w:r>
          </w:hyperlink>
        </w:p>
        <w:p w14:paraId="31F7E2AC" w14:textId="7CAA6D5E"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40" w:history="1">
            <w:r w:rsidRPr="00796364">
              <w:rPr>
                <w:rStyle w:val="affffb"/>
                <w:noProof/>
                <w:lang w:eastAsia="zh-Hans"/>
              </w:rPr>
              <w:t xml:space="preserve">3.5.2 </w:t>
            </w:r>
            <w:r w:rsidRPr="00796364">
              <w:rPr>
                <w:rStyle w:val="affffb"/>
                <w:noProof/>
                <w:lang w:eastAsia="zh-Hans"/>
              </w:rPr>
              <w:t>基线检查</w:t>
            </w:r>
            <w:r>
              <w:rPr>
                <w:noProof/>
                <w:webHidden/>
              </w:rPr>
              <w:tab/>
            </w:r>
            <w:r>
              <w:rPr>
                <w:noProof/>
                <w:webHidden/>
              </w:rPr>
              <w:fldChar w:fldCharType="begin"/>
            </w:r>
            <w:r>
              <w:rPr>
                <w:noProof/>
                <w:webHidden/>
              </w:rPr>
              <w:instrText xml:space="preserve"> PAGEREF _Toc181005540 \h </w:instrText>
            </w:r>
            <w:r>
              <w:rPr>
                <w:noProof/>
                <w:webHidden/>
              </w:rPr>
            </w:r>
            <w:r>
              <w:rPr>
                <w:noProof/>
                <w:webHidden/>
              </w:rPr>
              <w:fldChar w:fldCharType="separate"/>
            </w:r>
            <w:r>
              <w:rPr>
                <w:noProof/>
                <w:webHidden/>
              </w:rPr>
              <w:t>17</w:t>
            </w:r>
            <w:r>
              <w:rPr>
                <w:noProof/>
                <w:webHidden/>
              </w:rPr>
              <w:fldChar w:fldCharType="end"/>
            </w:r>
          </w:hyperlink>
        </w:p>
        <w:p w14:paraId="0DBFB070" w14:textId="45780271"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41" w:history="1">
            <w:r w:rsidRPr="00796364">
              <w:rPr>
                <w:rStyle w:val="affffb"/>
                <w:noProof/>
              </w:rPr>
              <w:t xml:space="preserve">3.5.3 </w:t>
            </w:r>
            <w:r w:rsidRPr="00796364">
              <w:rPr>
                <w:rStyle w:val="affffb"/>
                <w:noProof/>
              </w:rPr>
              <w:t>定期巡检</w:t>
            </w:r>
            <w:r>
              <w:rPr>
                <w:noProof/>
                <w:webHidden/>
              </w:rPr>
              <w:tab/>
            </w:r>
            <w:r>
              <w:rPr>
                <w:noProof/>
                <w:webHidden/>
              </w:rPr>
              <w:fldChar w:fldCharType="begin"/>
            </w:r>
            <w:r>
              <w:rPr>
                <w:noProof/>
                <w:webHidden/>
              </w:rPr>
              <w:instrText xml:space="preserve"> PAGEREF _Toc181005541 \h </w:instrText>
            </w:r>
            <w:r>
              <w:rPr>
                <w:noProof/>
                <w:webHidden/>
              </w:rPr>
            </w:r>
            <w:r>
              <w:rPr>
                <w:noProof/>
                <w:webHidden/>
              </w:rPr>
              <w:fldChar w:fldCharType="separate"/>
            </w:r>
            <w:r>
              <w:rPr>
                <w:noProof/>
                <w:webHidden/>
              </w:rPr>
              <w:t>17</w:t>
            </w:r>
            <w:r>
              <w:rPr>
                <w:noProof/>
                <w:webHidden/>
              </w:rPr>
              <w:fldChar w:fldCharType="end"/>
            </w:r>
          </w:hyperlink>
        </w:p>
        <w:p w14:paraId="0DE064E6" w14:textId="14C12386"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42" w:history="1">
            <w:r w:rsidRPr="00796364">
              <w:rPr>
                <w:rStyle w:val="affffb"/>
                <w:noProof/>
              </w:rPr>
              <w:t xml:space="preserve">3.5.4 </w:t>
            </w:r>
            <w:r w:rsidRPr="00796364">
              <w:rPr>
                <w:rStyle w:val="affffb"/>
                <w:noProof/>
              </w:rPr>
              <w:t>风险账户及弱口令检测</w:t>
            </w:r>
            <w:r>
              <w:rPr>
                <w:noProof/>
                <w:webHidden/>
              </w:rPr>
              <w:tab/>
            </w:r>
            <w:r>
              <w:rPr>
                <w:noProof/>
                <w:webHidden/>
              </w:rPr>
              <w:fldChar w:fldCharType="begin"/>
            </w:r>
            <w:r>
              <w:rPr>
                <w:noProof/>
                <w:webHidden/>
              </w:rPr>
              <w:instrText xml:space="preserve"> PAGEREF _Toc181005542 \h </w:instrText>
            </w:r>
            <w:r>
              <w:rPr>
                <w:noProof/>
                <w:webHidden/>
              </w:rPr>
            </w:r>
            <w:r>
              <w:rPr>
                <w:noProof/>
                <w:webHidden/>
              </w:rPr>
              <w:fldChar w:fldCharType="separate"/>
            </w:r>
            <w:r>
              <w:rPr>
                <w:noProof/>
                <w:webHidden/>
              </w:rPr>
              <w:t>17</w:t>
            </w:r>
            <w:r>
              <w:rPr>
                <w:noProof/>
                <w:webHidden/>
              </w:rPr>
              <w:fldChar w:fldCharType="end"/>
            </w:r>
          </w:hyperlink>
        </w:p>
        <w:p w14:paraId="748B8579" w14:textId="1DE27A5E"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43" w:history="1">
            <w:r w:rsidRPr="00796364">
              <w:rPr>
                <w:rStyle w:val="affffb"/>
                <w:noProof/>
              </w:rPr>
              <w:t xml:space="preserve">3.6 </w:t>
            </w:r>
            <w:r w:rsidRPr="00796364">
              <w:rPr>
                <w:rStyle w:val="affffb"/>
                <w:noProof/>
              </w:rPr>
              <w:t>风险告警及风险资产</w:t>
            </w:r>
            <w:r>
              <w:rPr>
                <w:noProof/>
                <w:webHidden/>
              </w:rPr>
              <w:tab/>
            </w:r>
            <w:r>
              <w:rPr>
                <w:noProof/>
                <w:webHidden/>
              </w:rPr>
              <w:fldChar w:fldCharType="begin"/>
            </w:r>
            <w:r>
              <w:rPr>
                <w:noProof/>
                <w:webHidden/>
              </w:rPr>
              <w:instrText xml:space="preserve"> PAGEREF _Toc181005543 \h </w:instrText>
            </w:r>
            <w:r>
              <w:rPr>
                <w:noProof/>
                <w:webHidden/>
              </w:rPr>
            </w:r>
            <w:r>
              <w:rPr>
                <w:noProof/>
                <w:webHidden/>
              </w:rPr>
              <w:fldChar w:fldCharType="separate"/>
            </w:r>
            <w:r>
              <w:rPr>
                <w:noProof/>
                <w:webHidden/>
              </w:rPr>
              <w:t>17</w:t>
            </w:r>
            <w:r>
              <w:rPr>
                <w:noProof/>
                <w:webHidden/>
              </w:rPr>
              <w:fldChar w:fldCharType="end"/>
            </w:r>
          </w:hyperlink>
        </w:p>
        <w:p w14:paraId="278C5C75" w14:textId="504A43D9"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44" w:history="1">
            <w:r w:rsidRPr="00796364">
              <w:rPr>
                <w:rStyle w:val="affffb"/>
                <w:noProof/>
              </w:rPr>
              <w:t xml:space="preserve">3.6.1 </w:t>
            </w:r>
            <w:r w:rsidRPr="00796364">
              <w:rPr>
                <w:rStyle w:val="affffb"/>
                <w:noProof/>
              </w:rPr>
              <w:t>风险告警聚合</w:t>
            </w:r>
            <w:r>
              <w:rPr>
                <w:noProof/>
                <w:webHidden/>
              </w:rPr>
              <w:tab/>
            </w:r>
            <w:r>
              <w:rPr>
                <w:noProof/>
                <w:webHidden/>
              </w:rPr>
              <w:fldChar w:fldCharType="begin"/>
            </w:r>
            <w:r>
              <w:rPr>
                <w:noProof/>
                <w:webHidden/>
              </w:rPr>
              <w:instrText xml:space="preserve"> PAGEREF _Toc181005544 \h </w:instrText>
            </w:r>
            <w:r>
              <w:rPr>
                <w:noProof/>
                <w:webHidden/>
              </w:rPr>
            </w:r>
            <w:r>
              <w:rPr>
                <w:noProof/>
                <w:webHidden/>
              </w:rPr>
              <w:fldChar w:fldCharType="separate"/>
            </w:r>
            <w:r>
              <w:rPr>
                <w:noProof/>
                <w:webHidden/>
              </w:rPr>
              <w:t>17</w:t>
            </w:r>
            <w:r>
              <w:rPr>
                <w:noProof/>
                <w:webHidden/>
              </w:rPr>
              <w:fldChar w:fldCharType="end"/>
            </w:r>
          </w:hyperlink>
        </w:p>
        <w:p w14:paraId="4EC3C4C0" w14:textId="1B4FC79C"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45" w:history="1">
            <w:r w:rsidRPr="00796364">
              <w:rPr>
                <w:rStyle w:val="affffb"/>
                <w:noProof/>
              </w:rPr>
              <w:t xml:space="preserve">3.6.2 </w:t>
            </w:r>
            <w:r w:rsidRPr="00796364">
              <w:rPr>
                <w:rStyle w:val="affffb"/>
                <w:noProof/>
              </w:rPr>
              <w:t>风险告警查询</w:t>
            </w:r>
            <w:r>
              <w:rPr>
                <w:noProof/>
                <w:webHidden/>
              </w:rPr>
              <w:tab/>
            </w:r>
            <w:r>
              <w:rPr>
                <w:noProof/>
                <w:webHidden/>
              </w:rPr>
              <w:fldChar w:fldCharType="begin"/>
            </w:r>
            <w:r>
              <w:rPr>
                <w:noProof/>
                <w:webHidden/>
              </w:rPr>
              <w:instrText xml:space="preserve"> PAGEREF _Toc181005545 \h </w:instrText>
            </w:r>
            <w:r>
              <w:rPr>
                <w:noProof/>
                <w:webHidden/>
              </w:rPr>
            </w:r>
            <w:r>
              <w:rPr>
                <w:noProof/>
                <w:webHidden/>
              </w:rPr>
              <w:fldChar w:fldCharType="separate"/>
            </w:r>
            <w:r>
              <w:rPr>
                <w:noProof/>
                <w:webHidden/>
              </w:rPr>
              <w:t>17</w:t>
            </w:r>
            <w:r>
              <w:rPr>
                <w:noProof/>
                <w:webHidden/>
              </w:rPr>
              <w:fldChar w:fldCharType="end"/>
            </w:r>
          </w:hyperlink>
        </w:p>
        <w:p w14:paraId="475FE832" w14:textId="3281E005"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46" w:history="1">
            <w:r w:rsidRPr="00796364">
              <w:rPr>
                <w:rStyle w:val="affffb"/>
                <w:noProof/>
              </w:rPr>
              <w:t xml:space="preserve">3.6.3 </w:t>
            </w:r>
            <w:r w:rsidRPr="00796364">
              <w:rPr>
                <w:rStyle w:val="affffb"/>
                <w:noProof/>
              </w:rPr>
              <w:t>威胁实体提取</w:t>
            </w:r>
            <w:r>
              <w:rPr>
                <w:noProof/>
                <w:webHidden/>
              </w:rPr>
              <w:tab/>
            </w:r>
            <w:r>
              <w:rPr>
                <w:noProof/>
                <w:webHidden/>
              </w:rPr>
              <w:fldChar w:fldCharType="begin"/>
            </w:r>
            <w:r>
              <w:rPr>
                <w:noProof/>
                <w:webHidden/>
              </w:rPr>
              <w:instrText xml:space="preserve"> PAGEREF _Toc181005546 \h </w:instrText>
            </w:r>
            <w:r>
              <w:rPr>
                <w:noProof/>
                <w:webHidden/>
              </w:rPr>
            </w:r>
            <w:r>
              <w:rPr>
                <w:noProof/>
                <w:webHidden/>
              </w:rPr>
              <w:fldChar w:fldCharType="separate"/>
            </w:r>
            <w:r>
              <w:rPr>
                <w:noProof/>
                <w:webHidden/>
              </w:rPr>
              <w:t>18</w:t>
            </w:r>
            <w:r>
              <w:rPr>
                <w:noProof/>
                <w:webHidden/>
              </w:rPr>
              <w:fldChar w:fldCharType="end"/>
            </w:r>
          </w:hyperlink>
        </w:p>
        <w:p w14:paraId="455B95F6" w14:textId="3581164C"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47" w:history="1">
            <w:r w:rsidRPr="00796364">
              <w:rPr>
                <w:rStyle w:val="affffb"/>
                <w:noProof/>
              </w:rPr>
              <w:t xml:space="preserve">3.6.4 </w:t>
            </w:r>
            <w:r w:rsidRPr="00796364">
              <w:rPr>
                <w:rStyle w:val="affffb"/>
                <w:noProof/>
              </w:rPr>
              <w:t>智能识别攻击阶段</w:t>
            </w:r>
            <w:r>
              <w:rPr>
                <w:noProof/>
                <w:webHidden/>
              </w:rPr>
              <w:tab/>
            </w:r>
            <w:r>
              <w:rPr>
                <w:noProof/>
                <w:webHidden/>
              </w:rPr>
              <w:fldChar w:fldCharType="begin"/>
            </w:r>
            <w:r>
              <w:rPr>
                <w:noProof/>
                <w:webHidden/>
              </w:rPr>
              <w:instrText xml:space="preserve"> PAGEREF _Toc181005547 \h </w:instrText>
            </w:r>
            <w:r>
              <w:rPr>
                <w:noProof/>
                <w:webHidden/>
              </w:rPr>
            </w:r>
            <w:r>
              <w:rPr>
                <w:noProof/>
                <w:webHidden/>
              </w:rPr>
              <w:fldChar w:fldCharType="separate"/>
            </w:r>
            <w:r>
              <w:rPr>
                <w:noProof/>
                <w:webHidden/>
              </w:rPr>
              <w:t>18</w:t>
            </w:r>
            <w:r>
              <w:rPr>
                <w:noProof/>
                <w:webHidden/>
              </w:rPr>
              <w:fldChar w:fldCharType="end"/>
            </w:r>
          </w:hyperlink>
        </w:p>
        <w:p w14:paraId="6594E95D" w14:textId="517972B0"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48" w:history="1">
            <w:r w:rsidRPr="00796364">
              <w:rPr>
                <w:rStyle w:val="affffb"/>
                <w:noProof/>
              </w:rPr>
              <w:t xml:space="preserve">3.6.5 </w:t>
            </w:r>
            <w:r w:rsidRPr="00796364">
              <w:rPr>
                <w:rStyle w:val="affffb"/>
                <w:noProof/>
              </w:rPr>
              <w:t>攻击检测</w:t>
            </w:r>
            <w:r>
              <w:rPr>
                <w:noProof/>
                <w:webHidden/>
              </w:rPr>
              <w:tab/>
            </w:r>
            <w:r>
              <w:rPr>
                <w:noProof/>
                <w:webHidden/>
              </w:rPr>
              <w:fldChar w:fldCharType="begin"/>
            </w:r>
            <w:r>
              <w:rPr>
                <w:noProof/>
                <w:webHidden/>
              </w:rPr>
              <w:instrText xml:space="preserve"> PAGEREF _Toc181005548 \h </w:instrText>
            </w:r>
            <w:r>
              <w:rPr>
                <w:noProof/>
                <w:webHidden/>
              </w:rPr>
            </w:r>
            <w:r>
              <w:rPr>
                <w:noProof/>
                <w:webHidden/>
              </w:rPr>
              <w:fldChar w:fldCharType="separate"/>
            </w:r>
            <w:r>
              <w:rPr>
                <w:noProof/>
                <w:webHidden/>
              </w:rPr>
              <w:t>18</w:t>
            </w:r>
            <w:r>
              <w:rPr>
                <w:noProof/>
                <w:webHidden/>
              </w:rPr>
              <w:fldChar w:fldCharType="end"/>
            </w:r>
          </w:hyperlink>
        </w:p>
        <w:p w14:paraId="1CC97D50" w14:textId="64B7E1BB"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49" w:history="1">
            <w:r w:rsidRPr="00796364">
              <w:rPr>
                <w:rStyle w:val="affffb"/>
                <w:noProof/>
              </w:rPr>
              <w:t xml:space="preserve">3.6.6 IOA </w:t>
            </w:r>
            <w:r w:rsidRPr="00796364">
              <w:rPr>
                <w:rStyle w:val="affffb"/>
                <w:noProof/>
              </w:rPr>
              <w:t>策略</w:t>
            </w:r>
            <w:r>
              <w:rPr>
                <w:noProof/>
                <w:webHidden/>
              </w:rPr>
              <w:tab/>
            </w:r>
            <w:r>
              <w:rPr>
                <w:noProof/>
                <w:webHidden/>
              </w:rPr>
              <w:fldChar w:fldCharType="begin"/>
            </w:r>
            <w:r>
              <w:rPr>
                <w:noProof/>
                <w:webHidden/>
              </w:rPr>
              <w:instrText xml:space="preserve"> PAGEREF _Toc181005549 \h </w:instrText>
            </w:r>
            <w:r>
              <w:rPr>
                <w:noProof/>
                <w:webHidden/>
              </w:rPr>
            </w:r>
            <w:r>
              <w:rPr>
                <w:noProof/>
                <w:webHidden/>
              </w:rPr>
              <w:fldChar w:fldCharType="separate"/>
            </w:r>
            <w:r>
              <w:rPr>
                <w:noProof/>
                <w:webHidden/>
              </w:rPr>
              <w:t>21</w:t>
            </w:r>
            <w:r>
              <w:rPr>
                <w:noProof/>
                <w:webHidden/>
              </w:rPr>
              <w:fldChar w:fldCharType="end"/>
            </w:r>
          </w:hyperlink>
        </w:p>
        <w:p w14:paraId="78D92872" w14:textId="3B3AD27C"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50" w:history="1">
            <w:r w:rsidRPr="00796364">
              <w:rPr>
                <w:rStyle w:val="affffb"/>
                <w:noProof/>
              </w:rPr>
              <w:t xml:space="preserve">3.6.7 </w:t>
            </w:r>
            <w:r w:rsidRPr="00796364">
              <w:rPr>
                <w:rStyle w:val="affffb"/>
                <w:noProof/>
              </w:rPr>
              <w:t>风险资产评估</w:t>
            </w:r>
            <w:r>
              <w:rPr>
                <w:noProof/>
                <w:webHidden/>
              </w:rPr>
              <w:tab/>
            </w:r>
            <w:r>
              <w:rPr>
                <w:noProof/>
                <w:webHidden/>
              </w:rPr>
              <w:fldChar w:fldCharType="begin"/>
            </w:r>
            <w:r>
              <w:rPr>
                <w:noProof/>
                <w:webHidden/>
              </w:rPr>
              <w:instrText xml:space="preserve"> PAGEREF _Toc181005550 \h </w:instrText>
            </w:r>
            <w:r>
              <w:rPr>
                <w:noProof/>
                <w:webHidden/>
              </w:rPr>
            </w:r>
            <w:r>
              <w:rPr>
                <w:noProof/>
                <w:webHidden/>
              </w:rPr>
              <w:fldChar w:fldCharType="separate"/>
            </w:r>
            <w:r>
              <w:rPr>
                <w:noProof/>
                <w:webHidden/>
              </w:rPr>
              <w:t>22</w:t>
            </w:r>
            <w:r>
              <w:rPr>
                <w:noProof/>
                <w:webHidden/>
              </w:rPr>
              <w:fldChar w:fldCharType="end"/>
            </w:r>
          </w:hyperlink>
        </w:p>
        <w:p w14:paraId="3DF19B12" w14:textId="0D7A20B8"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51" w:history="1">
            <w:r w:rsidRPr="00796364">
              <w:rPr>
                <w:rStyle w:val="affffb"/>
                <w:noProof/>
              </w:rPr>
              <w:t xml:space="preserve">3.6.8 </w:t>
            </w:r>
            <w:r w:rsidRPr="00796364">
              <w:rPr>
                <w:rStyle w:val="affffb"/>
                <w:noProof/>
              </w:rPr>
              <w:t>内存马检测</w:t>
            </w:r>
            <w:r>
              <w:rPr>
                <w:noProof/>
                <w:webHidden/>
              </w:rPr>
              <w:tab/>
            </w:r>
            <w:r>
              <w:rPr>
                <w:noProof/>
                <w:webHidden/>
              </w:rPr>
              <w:fldChar w:fldCharType="begin"/>
            </w:r>
            <w:r>
              <w:rPr>
                <w:noProof/>
                <w:webHidden/>
              </w:rPr>
              <w:instrText xml:space="preserve"> PAGEREF _Toc181005551 \h </w:instrText>
            </w:r>
            <w:r>
              <w:rPr>
                <w:noProof/>
                <w:webHidden/>
              </w:rPr>
            </w:r>
            <w:r>
              <w:rPr>
                <w:noProof/>
                <w:webHidden/>
              </w:rPr>
              <w:fldChar w:fldCharType="separate"/>
            </w:r>
            <w:r>
              <w:rPr>
                <w:noProof/>
                <w:webHidden/>
              </w:rPr>
              <w:t>22</w:t>
            </w:r>
            <w:r>
              <w:rPr>
                <w:noProof/>
                <w:webHidden/>
              </w:rPr>
              <w:fldChar w:fldCharType="end"/>
            </w:r>
          </w:hyperlink>
        </w:p>
        <w:p w14:paraId="78D6CC8A" w14:textId="01EEED43"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52" w:history="1">
            <w:r w:rsidRPr="00796364">
              <w:rPr>
                <w:rStyle w:val="affffb"/>
                <w:noProof/>
              </w:rPr>
              <w:t xml:space="preserve">3.6.9 </w:t>
            </w:r>
            <w:r w:rsidRPr="00796364">
              <w:rPr>
                <w:rStyle w:val="affffb"/>
                <w:noProof/>
              </w:rPr>
              <w:t>防恶意探测</w:t>
            </w:r>
            <w:r>
              <w:rPr>
                <w:noProof/>
                <w:webHidden/>
              </w:rPr>
              <w:tab/>
            </w:r>
            <w:r>
              <w:rPr>
                <w:noProof/>
                <w:webHidden/>
              </w:rPr>
              <w:fldChar w:fldCharType="begin"/>
            </w:r>
            <w:r>
              <w:rPr>
                <w:noProof/>
                <w:webHidden/>
              </w:rPr>
              <w:instrText xml:space="preserve"> PAGEREF _Toc181005552 \h </w:instrText>
            </w:r>
            <w:r>
              <w:rPr>
                <w:noProof/>
                <w:webHidden/>
              </w:rPr>
            </w:r>
            <w:r>
              <w:rPr>
                <w:noProof/>
                <w:webHidden/>
              </w:rPr>
              <w:fldChar w:fldCharType="separate"/>
            </w:r>
            <w:r>
              <w:rPr>
                <w:noProof/>
                <w:webHidden/>
              </w:rPr>
              <w:t>23</w:t>
            </w:r>
            <w:r>
              <w:rPr>
                <w:noProof/>
                <w:webHidden/>
              </w:rPr>
              <w:fldChar w:fldCharType="end"/>
            </w:r>
          </w:hyperlink>
        </w:p>
        <w:p w14:paraId="6371C384" w14:textId="5DF27DEC"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53" w:history="1">
            <w:r w:rsidRPr="00796364">
              <w:rPr>
                <w:rStyle w:val="affffb"/>
                <w:bCs/>
                <w:noProof/>
              </w:rPr>
              <w:t xml:space="preserve">3.6.10 </w:t>
            </w:r>
            <w:r w:rsidRPr="00796364">
              <w:rPr>
                <w:rStyle w:val="affffb"/>
                <w:bCs/>
                <w:noProof/>
              </w:rPr>
              <w:t>弹窗拦截</w:t>
            </w:r>
            <w:r>
              <w:rPr>
                <w:noProof/>
                <w:webHidden/>
              </w:rPr>
              <w:tab/>
            </w:r>
            <w:r>
              <w:rPr>
                <w:noProof/>
                <w:webHidden/>
              </w:rPr>
              <w:fldChar w:fldCharType="begin"/>
            </w:r>
            <w:r>
              <w:rPr>
                <w:noProof/>
                <w:webHidden/>
              </w:rPr>
              <w:instrText xml:space="preserve"> PAGEREF _Toc181005553 \h </w:instrText>
            </w:r>
            <w:r>
              <w:rPr>
                <w:noProof/>
                <w:webHidden/>
              </w:rPr>
            </w:r>
            <w:r>
              <w:rPr>
                <w:noProof/>
                <w:webHidden/>
              </w:rPr>
              <w:fldChar w:fldCharType="separate"/>
            </w:r>
            <w:r>
              <w:rPr>
                <w:noProof/>
                <w:webHidden/>
              </w:rPr>
              <w:t>24</w:t>
            </w:r>
            <w:r>
              <w:rPr>
                <w:noProof/>
                <w:webHidden/>
              </w:rPr>
              <w:fldChar w:fldCharType="end"/>
            </w:r>
          </w:hyperlink>
        </w:p>
        <w:p w14:paraId="1E6682AF" w14:textId="4A5BFC3E"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54" w:history="1">
            <w:r w:rsidRPr="00796364">
              <w:rPr>
                <w:rStyle w:val="affffb"/>
                <w:bCs/>
                <w:noProof/>
              </w:rPr>
              <w:t xml:space="preserve">3.6.11 </w:t>
            </w:r>
            <w:r w:rsidRPr="00796364">
              <w:rPr>
                <w:rStyle w:val="affffb"/>
                <w:bCs/>
                <w:noProof/>
              </w:rPr>
              <w:t>防暴力破解</w:t>
            </w:r>
            <w:r>
              <w:rPr>
                <w:noProof/>
                <w:webHidden/>
              </w:rPr>
              <w:tab/>
            </w:r>
            <w:r>
              <w:rPr>
                <w:noProof/>
                <w:webHidden/>
              </w:rPr>
              <w:fldChar w:fldCharType="begin"/>
            </w:r>
            <w:r>
              <w:rPr>
                <w:noProof/>
                <w:webHidden/>
              </w:rPr>
              <w:instrText xml:space="preserve"> PAGEREF _Toc181005554 \h </w:instrText>
            </w:r>
            <w:r>
              <w:rPr>
                <w:noProof/>
                <w:webHidden/>
              </w:rPr>
            </w:r>
            <w:r>
              <w:rPr>
                <w:noProof/>
                <w:webHidden/>
              </w:rPr>
              <w:fldChar w:fldCharType="separate"/>
            </w:r>
            <w:r>
              <w:rPr>
                <w:noProof/>
                <w:webHidden/>
              </w:rPr>
              <w:t>24</w:t>
            </w:r>
            <w:r>
              <w:rPr>
                <w:noProof/>
                <w:webHidden/>
              </w:rPr>
              <w:fldChar w:fldCharType="end"/>
            </w:r>
          </w:hyperlink>
        </w:p>
        <w:p w14:paraId="5DB04458" w14:textId="0B2E82A0"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55" w:history="1">
            <w:r w:rsidRPr="00796364">
              <w:rPr>
                <w:rStyle w:val="affffb"/>
                <w:bCs/>
                <w:noProof/>
              </w:rPr>
              <w:t xml:space="preserve">3.6.12 </w:t>
            </w:r>
            <w:r w:rsidRPr="00796364">
              <w:rPr>
                <w:rStyle w:val="affffb"/>
                <w:bCs/>
                <w:noProof/>
              </w:rPr>
              <w:t>防端口扫描</w:t>
            </w:r>
            <w:r>
              <w:rPr>
                <w:noProof/>
                <w:webHidden/>
              </w:rPr>
              <w:tab/>
            </w:r>
            <w:r>
              <w:rPr>
                <w:noProof/>
                <w:webHidden/>
              </w:rPr>
              <w:fldChar w:fldCharType="begin"/>
            </w:r>
            <w:r>
              <w:rPr>
                <w:noProof/>
                <w:webHidden/>
              </w:rPr>
              <w:instrText xml:space="preserve"> PAGEREF _Toc181005555 \h </w:instrText>
            </w:r>
            <w:r>
              <w:rPr>
                <w:noProof/>
                <w:webHidden/>
              </w:rPr>
            </w:r>
            <w:r>
              <w:rPr>
                <w:noProof/>
                <w:webHidden/>
              </w:rPr>
              <w:fldChar w:fldCharType="separate"/>
            </w:r>
            <w:r>
              <w:rPr>
                <w:noProof/>
                <w:webHidden/>
              </w:rPr>
              <w:t>24</w:t>
            </w:r>
            <w:r>
              <w:rPr>
                <w:noProof/>
                <w:webHidden/>
              </w:rPr>
              <w:fldChar w:fldCharType="end"/>
            </w:r>
          </w:hyperlink>
        </w:p>
        <w:p w14:paraId="4E3ADCD4" w14:textId="3C2F8C55"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56" w:history="1">
            <w:r w:rsidRPr="00796364">
              <w:rPr>
                <w:rStyle w:val="affffb"/>
                <w:bCs/>
                <w:noProof/>
              </w:rPr>
              <w:t xml:space="preserve">3.6.13 </w:t>
            </w:r>
            <w:r w:rsidRPr="00796364">
              <w:rPr>
                <w:rStyle w:val="affffb"/>
                <w:bCs/>
                <w:noProof/>
              </w:rPr>
              <w:t>反弹</w:t>
            </w:r>
            <w:r w:rsidRPr="00796364">
              <w:rPr>
                <w:rStyle w:val="affffb"/>
                <w:bCs/>
                <w:noProof/>
              </w:rPr>
              <w:t>Shell</w:t>
            </w:r>
            <w:r>
              <w:rPr>
                <w:noProof/>
                <w:webHidden/>
              </w:rPr>
              <w:tab/>
            </w:r>
            <w:r>
              <w:rPr>
                <w:noProof/>
                <w:webHidden/>
              </w:rPr>
              <w:fldChar w:fldCharType="begin"/>
            </w:r>
            <w:r>
              <w:rPr>
                <w:noProof/>
                <w:webHidden/>
              </w:rPr>
              <w:instrText xml:space="preserve"> PAGEREF _Toc181005556 \h </w:instrText>
            </w:r>
            <w:r>
              <w:rPr>
                <w:noProof/>
                <w:webHidden/>
              </w:rPr>
            </w:r>
            <w:r>
              <w:rPr>
                <w:noProof/>
                <w:webHidden/>
              </w:rPr>
              <w:fldChar w:fldCharType="separate"/>
            </w:r>
            <w:r>
              <w:rPr>
                <w:noProof/>
                <w:webHidden/>
              </w:rPr>
              <w:t>24</w:t>
            </w:r>
            <w:r>
              <w:rPr>
                <w:noProof/>
                <w:webHidden/>
              </w:rPr>
              <w:fldChar w:fldCharType="end"/>
            </w:r>
          </w:hyperlink>
        </w:p>
        <w:p w14:paraId="43368A55" w14:textId="6E146E07"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57" w:history="1">
            <w:r w:rsidRPr="00796364">
              <w:rPr>
                <w:rStyle w:val="affffb"/>
                <w:noProof/>
              </w:rPr>
              <w:t xml:space="preserve">3.7 </w:t>
            </w:r>
            <w:r w:rsidRPr="00796364">
              <w:rPr>
                <w:rStyle w:val="affffb"/>
                <w:noProof/>
              </w:rPr>
              <w:t>威胁情报</w:t>
            </w:r>
            <w:r>
              <w:rPr>
                <w:noProof/>
                <w:webHidden/>
              </w:rPr>
              <w:tab/>
            </w:r>
            <w:r>
              <w:rPr>
                <w:noProof/>
                <w:webHidden/>
              </w:rPr>
              <w:fldChar w:fldCharType="begin"/>
            </w:r>
            <w:r>
              <w:rPr>
                <w:noProof/>
                <w:webHidden/>
              </w:rPr>
              <w:instrText xml:space="preserve"> PAGEREF _Toc181005557 \h </w:instrText>
            </w:r>
            <w:r>
              <w:rPr>
                <w:noProof/>
                <w:webHidden/>
              </w:rPr>
            </w:r>
            <w:r>
              <w:rPr>
                <w:noProof/>
                <w:webHidden/>
              </w:rPr>
              <w:fldChar w:fldCharType="separate"/>
            </w:r>
            <w:r>
              <w:rPr>
                <w:noProof/>
                <w:webHidden/>
              </w:rPr>
              <w:t>24</w:t>
            </w:r>
            <w:r>
              <w:rPr>
                <w:noProof/>
                <w:webHidden/>
              </w:rPr>
              <w:fldChar w:fldCharType="end"/>
            </w:r>
          </w:hyperlink>
        </w:p>
        <w:p w14:paraId="1E65A623" w14:textId="0AFB6C3B"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58" w:history="1">
            <w:r w:rsidRPr="00796364">
              <w:rPr>
                <w:rStyle w:val="affffb"/>
                <w:noProof/>
              </w:rPr>
              <w:t xml:space="preserve">3.7.1 </w:t>
            </w:r>
            <w:r w:rsidRPr="00796364">
              <w:rPr>
                <w:rStyle w:val="affffb"/>
                <w:noProof/>
              </w:rPr>
              <w:t>智能鉴定</w:t>
            </w:r>
            <w:r>
              <w:rPr>
                <w:noProof/>
                <w:webHidden/>
              </w:rPr>
              <w:tab/>
            </w:r>
            <w:r>
              <w:rPr>
                <w:noProof/>
                <w:webHidden/>
              </w:rPr>
              <w:fldChar w:fldCharType="begin"/>
            </w:r>
            <w:r>
              <w:rPr>
                <w:noProof/>
                <w:webHidden/>
              </w:rPr>
              <w:instrText xml:space="preserve"> PAGEREF _Toc181005558 \h </w:instrText>
            </w:r>
            <w:r>
              <w:rPr>
                <w:noProof/>
                <w:webHidden/>
              </w:rPr>
            </w:r>
            <w:r>
              <w:rPr>
                <w:noProof/>
                <w:webHidden/>
              </w:rPr>
              <w:fldChar w:fldCharType="separate"/>
            </w:r>
            <w:r>
              <w:rPr>
                <w:noProof/>
                <w:webHidden/>
              </w:rPr>
              <w:t>24</w:t>
            </w:r>
            <w:r>
              <w:rPr>
                <w:noProof/>
                <w:webHidden/>
              </w:rPr>
              <w:fldChar w:fldCharType="end"/>
            </w:r>
          </w:hyperlink>
        </w:p>
        <w:p w14:paraId="3CA35C97" w14:textId="04F7EFB9"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59" w:history="1">
            <w:r w:rsidRPr="00796364">
              <w:rPr>
                <w:rStyle w:val="affffb"/>
                <w:noProof/>
              </w:rPr>
              <w:t xml:space="preserve">3.7.2 </w:t>
            </w:r>
            <w:r w:rsidRPr="00796364">
              <w:rPr>
                <w:rStyle w:val="affffb"/>
                <w:noProof/>
              </w:rPr>
              <w:t>沙箱分析</w:t>
            </w:r>
            <w:r>
              <w:rPr>
                <w:noProof/>
                <w:webHidden/>
              </w:rPr>
              <w:tab/>
            </w:r>
            <w:r>
              <w:rPr>
                <w:noProof/>
                <w:webHidden/>
              </w:rPr>
              <w:fldChar w:fldCharType="begin"/>
            </w:r>
            <w:r>
              <w:rPr>
                <w:noProof/>
                <w:webHidden/>
              </w:rPr>
              <w:instrText xml:space="preserve"> PAGEREF _Toc181005559 \h </w:instrText>
            </w:r>
            <w:r>
              <w:rPr>
                <w:noProof/>
                <w:webHidden/>
              </w:rPr>
            </w:r>
            <w:r>
              <w:rPr>
                <w:noProof/>
                <w:webHidden/>
              </w:rPr>
              <w:fldChar w:fldCharType="separate"/>
            </w:r>
            <w:r>
              <w:rPr>
                <w:noProof/>
                <w:webHidden/>
              </w:rPr>
              <w:t>25</w:t>
            </w:r>
            <w:r>
              <w:rPr>
                <w:noProof/>
                <w:webHidden/>
              </w:rPr>
              <w:fldChar w:fldCharType="end"/>
            </w:r>
          </w:hyperlink>
        </w:p>
        <w:p w14:paraId="6223D875" w14:textId="5B1FC9A4"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60" w:history="1">
            <w:r w:rsidRPr="00796364">
              <w:rPr>
                <w:rStyle w:val="affffb"/>
                <w:noProof/>
              </w:rPr>
              <w:t xml:space="preserve">3.8 </w:t>
            </w:r>
            <w:r w:rsidRPr="00796364">
              <w:rPr>
                <w:rStyle w:val="affffb"/>
                <w:noProof/>
              </w:rPr>
              <w:t>微隔离</w:t>
            </w:r>
            <w:r>
              <w:rPr>
                <w:noProof/>
                <w:webHidden/>
              </w:rPr>
              <w:tab/>
            </w:r>
            <w:r>
              <w:rPr>
                <w:noProof/>
                <w:webHidden/>
              </w:rPr>
              <w:fldChar w:fldCharType="begin"/>
            </w:r>
            <w:r>
              <w:rPr>
                <w:noProof/>
                <w:webHidden/>
              </w:rPr>
              <w:instrText xml:space="preserve"> PAGEREF _Toc181005560 \h </w:instrText>
            </w:r>
            <w:r>
              <w:rPr>
                <w:noProof/>
                <w:webHidden/>
              </w:rPr>
            </w:r>
            <w:r>
              <w:rPr>
                <w:noProof/>
                <w:webHidden/>
              </w:rPr>
              <w:fldChar w:fldCharType="separate"/>
            </w:r>
            <w:r>
              <w:rPr>
                <w:noProof/>
                <w:webHidden/>
              </w:rPr>
              <w:t>25</w:t>
            </w:r>
            <w:r>
              <w:rPr>
                <w:noProof/>
                <w:webHidden/>
              </w:rPr>
              <w:fldChar w:fldCharType="end"/>
            </w:r>
          </w:hyperlink>
        </w:p>
        <w:p w14:paraId="1433E4E9" w14:textId="7C44CBCB"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61" w:history="1">
            <w:r w:rsidRPr="00796364">
              <w:rPr>
                <w:rStyle w:val="affffb"/>
                <w:noProof/>
                <w:w w:val="105"/>
              </w:rPr>
              <w:t xml:space="preserve">3.8.1 </w:t>
            </w:r>
            <w:r w:rsidRPr="00796364">
              <w:rPr>
                <w:rStyle w:val="affffb"/>
                <w:noProof/>
                <w:w w:val="105"/>
              </w:rPr>
              <w:t>流量画像</w:t>
            </w:r>
            <w:r>
              <w:rPr>
                <w:noProof/>
                <w:webHidden/>
              </w:rPr>
              <w:tab/>
            </w:r>
            <w:r>
              <w:rPr>
                <w:noProof/>
                <w:webHidden/>
              </w:rPr>
              <w:fldChar w:fldCharType="begin"/>
            </w:r>
            <w:r>
              <w:rPr>
                <w:noProof/>
                <w:webHidden/>
              </w:rPr>
              <w:instrText xml:space="preserve"> PAGEREF _Toc181005561 \h </w:instrText>
            </w:r>
            <w:r>
              <w:rPr>
                <w:noProof/>
                <w:webHidden/>
              </w:rPr>
            </w:r>
            <w:r>
              <w:rPr>
                <w:noProof/>
                <w:webHidden/>
              </w:rPr>
              <w:fldChar w:fldCharType="separate"/>
            </w:r>
            <w:r>
              <w:rPr>
                <w:noProof/>
                <w:webHidden/>
              </w:rPr>
              <w:t>25</w:t>
            </w:r>
            <w:r>
              <w:rPr>
                <w:noProof/>
                <w:webHidden/>
              </w:rPr>
              <w:fldChar w:fldCharType="end"/>
            </w:r>
          </w:hyperlink>
        </w:p>
        <w:p w14:paraId="25E18168" w14:textId="328AE0D5"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62" w:history="1">
            <w:r w:rsidRPr="00796364">
              <w:rPr>
                <w:rStyle w:val="affffb"/>
                <w:noProof/>
              </w:rPr>
              <w:t xml:space="preserve">3.9 </w:t>
            </w:r>
            <w:r w:rsidRPr="00796364">
              <w:rPr>
                <w:rStyle w:val="affffb"/>
                <w:noProof/>
              </w:rPr>
              <w:t>响应处置</w:t>
            </w:r>
            <w:r>
              <w:rPr>
                <w:noProof/>
                <w:webHidden/>
              </w:rPr>
              <w:tab/>
            </w:r>
            <w:r>
              <w:rPr>
                <w:noProof/>
                <w:webHidden/>
              </w:rPr>
              <w:fldChar w:fldCharType="begin"/>
            </w:r>
            <w:r>
              <w:rPr>
                <w:noProof/>
                <w:webHidden/>
              </w:rPr>
              <w:instrText xml:space="preserve"> PAGEREF _Toc181005562 \h </w:instrText>
            </w:r>
            <w:r>
              <w:rPr>
                <w:noProof/>
                <w:webHidden/>
              </w:rPr>
            </w:r>
            <w:r>
              <w:rPr>
                <w:noProof/>
                <w:webHidden/>
              </w:rPr>
              <w:fldChar w:fldCharType="separate"/>
            </w:r>
            <w:r>
              <w:rPr>
                <w:noProof/>
                <w:webHidden/>
              </w:rPr>
              <w:t>25</w:t>
            </w:r>
            <w:r>
              <w:rPr>
                <w:noProof/>
                <w:webHidden/>
              </w:rPr>
              <w:fldChar w:fldCharType="end"/>
            </w:r>
          </w:hyperlink>
        </w:p>
        <w:p w14:paraId="572E468D" w14:textId="550D910B"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63" w:history="1">
            <w:r w:rsidRPr="00796364">
              <w:rPr>
                <w:rStyle w:val="affffb"/>
                <w:noProof/>
              </w:rPr>
              <w:t xml:space="preserve">3.9.1 </w:t>
            </w:r>
            <w:r w:rsidRPr="00796364">
              <w:rPr>
                <w:rStyle w:val="affffb"/>
                <w:noProof/>
              </w:rPr>
              <w:t>响应管理</w:t>
            </w:r>
            <w:r>
              <w:rPr>
                <w:noProof/>
                <w:webHidden/>
              </w:rPr>
              <w:tab/>
            </w:r>
            <w:r>
              <w:rPr>
                <w:noProof/>
                <w:webHidden/>
              </w:rPr>
              <w:fldChar w:fldCharType="begin"/>
            </w:r>
            <w:r>
              <w:rPr>
                <w:noProof/>
                <w:webHidden/>
              </w:rPr>
              <w:instrText xml:space="preserve"> PAGEREF _Toc181005563 \h </w:instrText>
            </w:r>
            <w:r>
              <w:rPr>
                <w:noProof/>
                <w:webHidden/>
              </w:rPr>
            </w:r>
            <w:r>
              <w:rPr>
                <w:noProof/>
                <w:webHidden/>
              </w:rPr>
              <w:fldChar w:fldCharType="separate"/>
            </w:r>
            <w:r>
              <w:rPr>
                <w:noProof/>
                <w:webHidden/>
              </w:rPr>
              <w:t>25</w:t>
            </w:r>
            <w:r>
              <w:rPr>
                <w:noProof/>
                <w:webHidden/>
              </w:rPr>
              <w:fldChar w:fldCharType="end"/>
            </w:r>
          </w:hyperlink>
        </w:p>
        <w:p w14:paraId="25556BE9" w14:textId="106B7DA9"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64" w:history="1">
            <w:r w:rsidRPr="00796364">
              <w:rPr>
                <w:rStyle w:val="affffb"/>
                <w:noProof/>
              </w:rPr>
              <w:t xml:space="preserve">3.9.2 </w:t>
            </w:r>
            <w:r w:rsidRPr="00796364">
              <w:rPr>
                <w:rStyle w:val="affffb"/>
                <w:noProof/>
              </w:rPr>
              <w:t>信任名单</w:t>
            </w:r>
            <w:r>
              <w:rPr>
                <w:noProof/>
                <w:webHidden/>
              </w:rPr>
              <w:tab/>
            </w:r>
            <w:r>
              <w:rPr>
                <w:noProof/>
                <w:webHidden/>
              </w:rPr>
              <w:fldChar w:fldCharType="begin"/>
            </w:r>
            <w:r>
              <w:rPr>
                <w:noProof/>
                <w:webHidden/>
              </w:rPr>
              <w:instrText xml:space="preserve"> PAGEREF _Toc181005564 \h </w:instrText>
            </w:r>
            <w:r>
              <w:rPr>
                <w:noProof/>
                <w:webHidden/>
              </w:rPr>
            </w:r>
            <w:r>
              <w:rPr>
                <w:noProof/>
                <w:webHidden/>
              </w:rPr>
              <w:fldChar w:fldCharType="separate"/>
            </w:r>
            <w:r>
              <w:rPr>
                <w:noProof/>
                <w:webHidden/>
              </w:rPr>
              <w:t>26</w:t>
            </w:r>
            <w:r>
              <w:rPr>
                <w:noProof/>
                <w:webHidden/>
              </w:rPr>
              <w:fldChar w:fldCharType="end"/>
            </w:r>
          </w:hyperlink>
        </w:p>
        <w:p w14:paraId="59199792" w14:textId="6BB012AD"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65" w:history="1">
            <w:r w:rsidRPr="00796364">
              <w:rPr>
                <w:rStyle w:val="affffb"/>
                <w:bCs/>
                <w:noProof/>
              </w:rPr>
              <w:t>3.9.3</w:t>
            </w:r>
            <w:r w:rsidRPr="00796364">
              <w:rPr>
                <w:rStyle w:val="affffb"/>
                <w:noProof/>
              </w:rPr>
              <w:t xml:space="preserve"> </w:t>
            </w:r>
            <w:r w:rsidRPr="00796364">
              <w:rPr>
                <w:rStyle w:val="affffb"/>
                <w:noProof/>
              </w:rPr>
              <w:t>进程</w:t>
            </w:r>
            <w:r w:rsidRPr="00796364">
              <w:rPr>
                <w:rStyle w:val="affffb"/>
                <w:bCs/>
                <w:noProof/>
              </w:rPr>
              <w:t>防护</w:t>
            </w:r>
            <w:r>
              <w:rPr>
                <w:noProof/>
                <w:webHidden/>
              </w:rPr>
              <w:tab/>
            </w:r>
            <w:r>
              <w:rPr>
                <w:noProof/>
                <w:webHidden/>
              </w:rPr>
              <w:fldChar w:fldCharType="begin"/>
            </w:r>
            <w:r>
              <w:rPr>
                <w:noProof/>
                <w:webHidden/>
              </w:rPr>
              <w:instrText xml:space="preserve"> PAGEREF _Toc181005565 \h </w:instrText>
            </w:r>
            <w:r>
              <w:rPr>
                <w:noProof/>
                <w:webHidden/>
              </w:rPr>
            </w:r>
            <w:r>
              <w:rPr>
                <w:noProof/>
                <w:webHidden/>
              </w:rPr>
              <w:fldChar w:fldCharType="separate"/>
            </w:r>
            <w:r>
              <w:rPr>
                <w:noProof/>
                <w:webHidden/>
              </w:rPr>
              <w:t>26</w:t>
            </w:r>
            <w:r>
              <w:rPr>
                <w:noProof/>
                <w:webHidden/>
              </w:rPr>
              <w:fldChar w:fldCharType="end"/>
            </w:r>
          </w:hyperlink>
        </w:p>
        <w:p w14:paraId="45D89248" w14:textId="0877496D"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66" w:history="1">
            <w:r w:rsidRPr="00796364">
              <w:rPr>
                <w:rStyle w:val="affffb"/>
                <w:bCs/>
                <w:noProof/>
                <w:lang w:eastAsia="zh-Hans" w:bidi="ar"/>
              </w:rPr>
              <w:t>3.9.4</w:t>
            </w:r>
            <w:r w:rsidRPr="00796364">
              <w:rPr>
                <w:rStyle w:val="affffb"/>
                <w:noProof/>
                <w:lang w:eastAsia="zh-Hans"/>
              </w:rPr>
              <w:t xml:space="preserve"> </w:t>
            </w:r>
            <w:r w:rsidRPr="00796364">
              <w:rPr>
                <w:rStyle w:val="affffb"/>
                <w:noProof/>
                <w:lang w:eastAsia="zh-Hans"/>
              </w:rPr>
              <w:t>违规</w:t>
            </w:r>
            <w:r w:rsidRPr="00796364">
              <w:rPr>
                <w:rStyle w:val="affffb"/>
                <w:bCs/>
                <w:noProof/>
                <w:lang w:eastAsia="zh-Hans" w:bidi="ar"/>
              </w:rPr>
              <w:t>外联</w:t>
            </w:r>
            <w:r>
              <w:rPr>
                <w:noProof/>
                <w:webHidden/>
              </w:rPr>
              <w:tab/>
            </w:r>
            <w:r>
              <w:rPr>
                <w:noProof/>
                <w:webHidden/>
              </w:rPr>
              <w:fldChar w:fldCharType="begin"/>
            </w:r>
            <w:r>
              <w:rPr>
                <w:noProof/>
                <w:webHidden/>
              </w:rPr>
              <w:instrText xml:space="preserve"> PAGEREF _Toc181005566 \h </w:instrText>
            </w:r>
            <w:r>
              <w:rPr>
                <w:noProof/>
                <w:webHidden/>
              </w:rPr>
            </w:r>
            <w:r>
              <w:rPr>
                <w:noProof/>
                <w:webHidden/>
              </w:rPr>
              <w:fldChar w:fldCharType="separate"/>
            </w:r>
            <w:r>
              <w:rPr>
                <w:noProof/>
                <w:webHidden/>
              </w:rPr>
              <w:t>26</w:t>
            </w:r>
            <w:r>
              <w:rPr>
                <w:noProof/>
                <w:webHidden/>
              </w:rPr>
              <w:fldChar w:fldCharType="end"/>
            </w:r>
          </w:hyperlink>
        </w:p>
        <w:p w14:paraId="2070B09F" w14:textId="6B5B3819"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67" w:history="1">
            <w:r w:rsidRPr="00796364">
              <w:rPr>
                <w:rStyle w:val="affffb"/>
                <w:bCs/>
                <w:noProof/>
              </w:rPr>
              <w:t xml:space="preserve">3.9.5 </w:t>
            </w:r>
            <w:r w:rsidRPr="00796364">
              <w:rPr>
                <w:rStyle w:val="affffb"/>
                <w:bCs/>
                <w:noProof/>
              </w:rPr>
              <w:t>网络分域隔离</w:t>
            </w:r>
            <w:r>
              <w:rPr>
                <w:noProof/>
                <w:webHidden/>
              </w:rPr>
              <w:tab/>
            </w:r>
            <w:r>
              <w:rPr>
                <w:noProof/>
                <w:webHidden/>
              </w:rPr>
              <w:fldChar w:fldCharType="begin"/>
            </w:r>
            <w:r>
              <w:rPr>
                <w:noProof/>
                <w:webHidden/>
              </w:rPr>
              <w:instrText xml:space="preserve"> PAGEREF _Toc181005567 \h </w:instrText>
            </w:r>
            <w:r>
              <w:rPr>
                <w:noProof/>
                <w:webHidden/>
              </w:rPr>
            </w:r>
            <w:r>
              <w:rPr>
                <w:noProof/>
                <w:webHidden/>
              </w:rPr>
              <w:fldChar w:fldCharType="separate"/>
            </w:r>
            <w:r>
              <w:rPr>
                <w:noProof/>
                <w:webHidden/>
              </w:rPr>
              <w:t>26</w:t>
            </w:r>
            <w:r>
              <w:rPr>
                <w:noProof/>
                <w:webHidden/>
              </w:rPr>
              <w:fldChar w:fldCharType="end"/>
            </w:r>
          </w:hyperlink>
        </w:p>
        <w:p w14:paraId="1E347CC9" w14:textId="4A242374"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68" w:history="1">
            <w:r w:rsidRPr="00796364">
              <w:rPr>
                <w:rStyle w:val="affffb"/>
                <w:noProof/>
              </w:rPr>
              <w:t xml:space="preserve">3.9.6 </w:t>
            </w:r>
            <w:r w:rsidRPr="00796364">
              <w:rPr>
                <w:rStyle w:val="affffb"/>
                <w:noProof/>
              </w:rPr>
              <w:t>文件推送</w:t>
            </w:r>
            <w:r>
              <w:rPr>
                <w:noProof/>
                <w:webHidden/>
              </w:rPr>
              <w:tab/>
            </w:r>
            <w:r>
              <w:rPr>
                <w:noProof/>
                <w:webHidden/>
              </w:rPr>
              <w:fldChar w:fldCharType="begin"/>
            </w:r>
            <w:r>
              <w:rPr>
                <w:noProof/>
                <w:webHidden/>
              </w:rPr>
              <w:instrText xml:space="preserve"> PAGEREF _Toc181005568 \h </w:instrText>
            </w:r>
            <w:r>
              <w:rPr>
                <w:noProof/>
                <w:webHidden/>
              </w:rPr>
            </w:r>
            <w:r>
              <w:rPr>
                <w:noProof/>
                <w:webHidden/>
              </w:rPr>
              <w:fldChar w:fldCharType="separate"/>
            </w:r>
            <w:r>
              <w:rPr>
                <w:noProof/>
                <w:webHidden/>
              </w:rPr>
              <w:t>27</w:t>
            </w:r>
            <w:r>
              <w:rPr>
                <w:noProof/>
                <w:webHidden/>
              </w:rPr>
              <w:fldChar w:fldCharType="end"/>
            </w:r>
          </w:hyperlink>
        </w:p>
        <w:p w14:paraId="5EA3E743" w14:textId="446094F4"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69" w:history="1">
            <w:r w:rsidRPr="00796364">
              <w:rPr>
                <w:rStyle w:val="affffb"/>
                <w:noProof/>
                <w:w w:val="105"/>
              </w:rPr>
              <w:t xml:space="preserve">3.9.7 </w:t>
            </w:r>
            <w:r w:rsidRPr="00796364">
              <w:rPr>
                <w:rStyle w:val="affffb"/>
                <w:noProof/>
                <w:w w:val="105"/>
              </w:rPr>
              <w:t>事件调查</w:t>
            </w:r>
            <w:r>
              <w:rPr>
                <w:noProof/>
                <w:webHidden/>
              </w:rPr>
              <w:tab/>
            </w:r>
            <w:r>
              <w:rPr>
                <w:noProof/>
                <w:webHidden/>
              </w:rPr>
              <w:fldChar w:fldCharType="begin"/>
            </w:r>
            <w:r>
              <w:rPr>
                <w:noProof/>
                <w:webHidden/>
              </w:rPr>
              <w:instrText xml:space="preserve"> PAGEREF _Toc181005569 \h </w:instrText>
            </w:r>
            <w:r>
              <w:rPr>
                <w:noProof/>
                <w:webHidden/>
              </w:rPr>
            </w:r>
            <w:r>
              <w:rPr>
                <w:noProof/>
                <w:webHidden/>
              </w:rPr>
              <w:fldChar w:fldCharType="separate"/>
            </w:r>
            <w:r>
              <w:rPr>
                <w:noProof/>
                <w:webHidden/>
              </w:rPr>
              <w:t>27</w:t>
            </w:r>
            <w:r>
              <w:rPr>
                <w:noProof/>
                <w:webHidden/>
              </w:rPr>
              <w:fldChar w:fldCharType="end"/>
            </w:r>
          </w:hyperlink>
        </w:p>
        <w:p w14:paraId="50EBD0AD" w14:textId="165F194B"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70" w:history="1">
            <w:r w:rsidRPr="00796364">
              <w:rPr>
                <w:rStyle w:val="affffb"/>
                <w:noProof/>
                <w:w w:val="105"/>
              </w:rPr>
              <w:t xml:space="preserve">3.10 </w:t>
            </w:r>
            <w:r w:rsidRPr="00796364">
              <w:rPr>
                <w:rStyle w:val="affffb"/>
                <w:noProof/>
                <w:w w:val="105"/>
              </w:rPr>
              <w:t>屏幕溯源</w:t>
            </w:r>
            <w:r>
              <w:rPr>
                <w:noProof/>
                <w:webHidden/>
              </w:rPr>
              <w:tab/>
            </w:r>
            <w:r>
              <w:rPr>
                <w:noProof/>
                <w:webHidden/>
              </w:rPr>
              <w:fldChar w:fldCharType="begin"/>
            </w:r>
            <w:r>
              <w:rPr>
                <w:noProof/>
                <w:webHidden/>
              </w:rPr>
              <w:instrText xml:space="preserve"> PAGEREF _Toc181005570 \h </w:instrText>
            </w:r>
            <w:r>
              <w:rPr>
                <w:noProof/>
                <w:webHidden/>
              </w:rPr>
            </w:r>
            <w:r>
              <w:rPr>
                <w:noProof/>
                <w:webHidden/>
              </w:rPr>
              <w:fldChar w:fldCharType="separate"/>
            </w:r>
            <w:r>
              <w:rPr>
                <w:noProof/>
                <w:webHidden/>
              </w:rPr>
              <w:t>28</w:t>
            </w:r>
            <w:r>
              <w:rPr>
                <w:noProof/>
                <w:webHidden/>
              </w:rPr>
              <w:fldChar w:fldCharType="end"/>
            </w:r>
          </w:hyperlink>
        </w:p>
        <w:p w14:paraId="01B166CD" w14:textId="1E338550"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71" w:history="1">
            <w:r w:rsidRPr="00796364">
              <w:rPr>
                <w:rStyle w:val="affffb"/>
                <w:bCs/>
                <w:noProof/>
              </w:rPr>
              <w:t xml:space="preserve">3.10.1 </w:t>
            </w:r>
            <w:r w:rsidRPr="00796364">
              <w:rPr>
                <w:rStyle w:val="affffb"/>
                <w:bCs/>
                <w:noProof/>
              </w:rPr>
              <w:t>屏幕明水印（全屏）</w:t>
            </w:r>
            <w:r>
              <w:rPr>
                <w:noProof/>
                <w:webHidden/>
              </w:rPr>
              <w:tab/>
            </w:r>
            <w:r>
              <w:rPr>
                <w:noProof/>
                <w:webHidden/>
              </w:rPr>
              <w:fldChar w:fldCharType="begin"/>
            </w:r>
            <w:r>
              <w:rPr>
                <w:noProof/>
                <w:webHidden/>
              </w:rPr>
              <w:instrText xml:space="preserve"> PAGEREF _Toc181005571 \h </w:instrText>
            </w:r>
            <w:r>
              <w:rPr>
                <w:noProof/>
                <w:webHidden/>
              </w:rPr>
            </w:r>
            <w:r>
              <w:rPr>
                <w:noProof/>
                <w:webHidden/>
              </w:rPr>
              <w:fldChar w:fldCharType="separate"/>
            </w:r>
            <w:r>
              <w:rPr>
                <w:noProof/>
                <w:webHidden/>
              </w:rPr>
              <w:t>28</w:t>
            </w:r>
            <w:r>
              <w:rPr>
                <w:noProof/>
                <w:webHidden/>
              </w:rPr>
              <w:fldChar w:fldCharType="end"/>
            </w:r>
          </w:hyperlink>
        </w:p>
        <w:p w14:paraId="0DC173CF" w14:textId="41527109"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72" w:history="1">
            <w:r w:rsidRPr="00796364">
              <w:rPr>
                <w:rStyle w:val="affffb"/>
                <w:bCs/>
                <w:noProof/>
              </w:rPr>
              <w:t xml:space="preserve">3.10.2 </w:t>
            </w:r>
            <w:r w:rsidRPr="00796364">
              <w:rPr>
                <w:rStyle w:val="affffb"/>
                <w:bCs/>
                <w:noProof/>
              </w:rPr>
              <w:t>屏幕明水印（区域）</w:t>
            </w:r>
            <w:r>
              <w:rPr>
                <w:noProof/>
                <w:webHidden/>
              </w:rPr>
              <w:tab/>
            </w:r>
            <w:r>
              <w:rPr>
                <w:noProof/>
                <w:webHidden/>
              </w:rPr>
              <w:fldChar w:fldCharType="begin"/>
            </w:r>
            <w:r>
              <w:rPr>
                <w:noProof/>
                <w:webHidden/>
              </w:rPr>
              <w:instrText xml:space="preserve"> PAGEREF _Toc181005572 \h </w:instrText>
            </w:r>
            <w:r>
              <w:rPr>
                <w:noProof/>
                <w:webHidden/>
              </w:rPr>
            </w:r>
            <w:r>
              <w:rPr>
                <w:noProof/>
                <w:webHidden/>
              </w:rPr>
              <w:fldChar w:fldCharType="separate"/>
            </w:r>
            <w:r>
              <w:rPr>
                <w:noProof/>
                <w:webHidden/>
              </w:rPr>
              <w:t>29</w:t>
            </w:r>
            <w:r>
              <w:rPr>
                <w:noProof/>
                <w:webHidden/>
              </w:rPr>
              <w:fldChar w:fldCharType="end"/>
            </w:r>
          </w:hyperlink>
        </w:p>
        <w:p w14:paraId="51847B8E" w14:textId="132D39E2"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73" w:history="1">
            <w:r w:rsidRPr="00796364">
              <w:rPr>
                <w:rStyle w:val="affffb"/>
                <w:bCs/>
                <w:noProof/>
              </w:rPr>
              <w:t xml:space="preserve">3.10.3 </w:t>
            </w:r>
            <w:r w:rsidRPr="00796364">
              <w:rPr>
                <w:rStyle w:val="affffb"/>
                <w:bCs/>
                <w:noProof/>
              </w:rPr>
              <w:t>屏幕隐水印</w:t>
            </w:r>
            <w:r>
              <w:rPr>
                <w:noProof/>
                <w:webHidden/>
              </w:rPr>
              <w:tab/>
            </w:r>
            <w:r>
              <w:rPr>
                <w:noProof/>
                <w:webHidden/>
              </w:rPr>
              <w:fldChar w:fldCharType="begin"/>
            </w:r>
            <w:r>
              <w:rPr>
                <w:noProof/>
                <w:webHidden/>
              </w:rPr>
              <w:instrText xml:space="preserve"> PAGEREF _Toc181005573 \h </w:instrText>
            </w:r>
            <w:r>
              <w:rPr>
                <w:noProof/>
                <w:webHidden/>
              </w:rPr>
            </w:r>
            <w:r>
              <w:rPr>
                <w:noProof/>
                <w:webHidden/>
              </w:rPr>
              <w:fldChar w:fldCharType="separate"/>
            </w:r>
            <w:r>
              <w:rPr>
                <w:noProof/>
                <w:webHidden/>
              </w:rPr>
              <w:t>29</w:t>
            </w:r>
            <w:r>
              <w:rPr>
                <w:noProof/>
                <w:webHidden/>
              </w:rPr>
              <w:fldChar w:fldCharType="end"/>
            </w:r>
          </w:hyperlink>
        </w:p>
        <w:p w14:paraId="6284DFA2" w14:textId="041B2569"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74" w:history="1">
            <w:r w:rsidRPr="00796364">
              <w:rPr>
                <w:rStyle w:val="affffb"/>
                <w:bCs/>
                <w:noProof/>
              </w:rPr>
              <w:t xml:space="preserve">3.10.4 </w:t>
            </w:r>
            <w:r w:rsidRPr="00796364">
              <w:rPr>
                <w:rStyle w:val="affffb"/>
                <w:bCs/>
                <w:noProof/>
              </w:rPr>
              <w:t>取证管理</w:t>
            </w:r>
            <w:r>
              <w:rPr>
                <w:noProof/>
                <w:webHidden/>
              </w:rPr>
              <w:tab/>
            </w:r>
            <w:r>
              <w:rPr>
                <w:noProof/>
                <w:webHidden/>
              </w:rPr>
              <w:fldChar w:fldCharType="begin"/>
            </w:r>
            <w:r>
              <w:rPr>
                <w:noProof/>
                <w:webHidden/>
              </w:rPr>
              <w:instrText xml:space="preserve"> PAGEREF _Toc181005574 \h </w:instrText>
            </w:r>
            <w:r>
              <w:rPr>
                <w:noProof/>
                <w:webHidden/>
              </w:rPr>
            </w:r>
            <w:r>
              <w:rPr>
                <w:noProof/>
                <w:webHidden/>
              </w:rPr>
              <w:fldChar w:fldCharType="separate"/>
            </w:r>
            <w:r>
              <w:rPr>
                <w:noProof/>
                <w:webHidden/>
              </w:rPr>
              <w:t>29</w:t>
            </w:r>
            <w:r>
              <w:rPr>
                <w:noProof/>
                <w:webHidden/>
              </w:rPr>
              <w:fldChar w:fldCharType="end"/>
            </w:r>
          </w:hyperlink>
        </w:p>
        <w:p w14:paraId="1E843D05" w14:textId="05C6F69F"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75" w:history="1">
            <w:r w:rsidRPr="00796364">
              <w:rPr>
                <w:rStyle w:val="affffb"/>
                <w:noProof/>
              </w:rPr>
              <w:t>3.11</w:t>
            </w:r>
            <w:r w:rsidRPr="00796364">
              <w:rPr>
                <w:rStyle w:val="affffb"/>
                <w:noProof/>
                <w:lang w:eastAsia="zh-Hans"/>
              </w:rPr>
              <w:t xml:space="preserve"> </w:t>
            </w:r>
            <w:r w:rsidRPr="00796364">
              <w:rPr>
                <w:rStyle w:val="affffb"/>
                <w:noProof/>
                <w:lang w:eastAsia="zh-Hans"/>
              </w:rPr>
              <w:t>网页防篡改</w:t>
            </w:r>
            <w:r>
              <w:rPr>
                <w:noProof/>
                <w:webHidden/>
              </w:rPr>
              <w:tab/>
            </w:r>
            <w:r>
              <w:rPr>
                <w:noProof/>
                <w:webHidden/>
              </w:rPr>
              <w:fldChar w:fldCharType="begin"/>
            </w:r>
            <w:r>
              <w:rPr>
                <w:noProof/>
                <w:webHidden/>
              </w:rPr>
              <w:instrText xml:space="preserve"> PAGEREF _Toc181005575 \h </w:instrText>
            </w:r>
            <w:r>
              <w:rPr>
                <w:noProof/>
                <w:webHidden/>
              </w:rPr>
            </w:r>
            <w:r>
              <w:rPr>
                <w:noProof/>
                <w:webHidden/>
              </w:rPr>
              <w:fldChar w:fldCharType="separate"/>
            </w:r>
            <w:r>
              <w:rPr>
                <w:noProof/>
                <w:webHidden/>
              </w:rPr>
              <w:t>29</w:t>
            </w:r>
            <w:r>
              <w:rPr>
                <w:noProof/>
                <w:webHidden/>
              </w:rPr>
              <w:fldChar w:fldCharType="end"/>
            </w:r>
          </w:hyperlink>
        </w:p>
        <w:p w14:paraId="5225A342" w14:textId="7DDE8F41"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76" w:history="1">
            <w:r w:rsidRPr="00796364">
              <w:rPr>
                <w:rStyle w:val="affffb"/>
                <w:noProof/>
              </w:rPr>
              <w:t>3.12 Web</w:t>
            </w:r>
            <w:r w:rsidRPr="00796364">
              <w:rPr>
                <w:rStyle w:val="affffb"/>
                <w:noProof/>
              </w:rPr>
              <w:t>应用防护</w:t>
            </w:r>
            <w:r>
              <w:rPr>
                <w:noProof/>
                <w:webHidden/>
              </w:rPr>
              <w:tab/>
            </w:r>
            <w:r>
              <w:rPr>
                <w:noProof/>
                <w:webHidden/>
              </w:rPr>
              <w:fldChar w:fldCharType="begin"/>
            </w:r>
            <w:r>
              <w:rPr>
                <w:noProof/>
                <w:webHidden/>
              </w:rPr>
              <w:instrText xml:space="preserve"> PAGEREF _Toc181005576 \h </w:instrText>
            </w:r>
            <w:r>
              <w:rPr>
                <w:noProof/>
                <w:webHidden/>
              </w:rPr>
            </w:r>
            <w:r>
              <w:rPr>
                <w:noProof/>
                <w:webHidden/>
              </w:rPr>
              <w:fldChar w:fldCharType="separate"/>
            </w:r>
            <w:r>
              <w:rPr>
                <w:noProof/>
                <w:webHidden/>
              </w:rPr>
              <w:t>30</w:t>
            </w:r>
            <w:r>
              <w:rPr>
                <w:noProof/>
                <w:webHidden/>
              </w:rPr>
              <w:fldChar w:fldCharType="end"/>
            </w:r>
          </w:hyperlink>
        </w:p>
        <w:p w14:paraId="08F50EE5" w14:textId="5B059735"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77" w:history="1">
            <w:r w:rsidRPr="00796364">
              <w:rPr>
                <w:rStyle w:val="affffb"/>
                <w:bCs/>
                <w:noProof/>
              </w:rPr>
              <w:t xml:space="preserve">3.12.1 </w:t>
            </w:r>
            <w:r w:rsidRPr="00796364">
              <w:rPr>
                <w:rStyle w:val="affffb"/>
                <w:bCs/>
                <w:noProof/>
              </w:rPr>
              <w:t>网站漏洞防护</w:t>
            </w:r>
            <w:r>
              <w:rPr>
                <w:noProof/>
                <w:webHidden/>
              </w:rPr>
              <w:tab/>
            </w:r>
            <w:r>
              <w:rPr>
                <w:noProof/>
                <w:webHidden/>
              </w:rPr>
              <w:fldChar w:fldCharType="begin"/>
            </w:r>
            <w:r>
              <w:rPr>
                <w:noProof/>
                <w:webHidden/>
              </w:rPr>
              <w:instrText xml:space="preserve"> PAGEREF _Toc181005577 \h </w:instrText>
            </w:r>
            <w:r>
              <w:rPr>
                <w:noProof/>
                <w:webHidden/>
              </w:rPr>
            </w:r>
            <w:r>
              <w:rPr>
                <w:noProof/>
                <w:webHidden/>
              </w:rPr>
              <w:fldChar w:fldCharType="separate"/>
            </w:r>
            <w:r>
              <w:rPr>
                <w:noProof/>
                <w:webHidden/>
              </w:rPr>
              <w:t>30</w:t>
            </w:r>
            <w:r>
              <w:rPr>
                <w:noProof/>
                <w:webHidden/>
              </w:rPr>
              <w:fldChar w:fldCharType="end"/>
            </w:r>
          </w:hyperlink>
        </w:p>
        <w:p w14:paraId="3C491A98" w14:textId="0DBD5792"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78" w:history="1">
            <w:r w:rsidRPr="00796364">
              <w:rPr>
                <w:rStyle w:val="affffb"/>
                <w:bCs/>
                <w:noProof/>
              </w:rPr>
              <w:t>3.12.2 CC</w:t>
            </w:r>
            <w:r w:rsidRPr="00796364">
              <w:rPr>
                <w:rStyle w:val="affffb"/>
                <w:bCs/>
                <w:noProof/>
              </w:rPr>
              <w:t>攻击防护</w:t>
            </w:r>
            <w:r>
              <w:rPr>
                <w:noProof/>
                <w:webHidden/>
              </w:rPr>
              <w:tab/>
            </w:r>
            <w:r>
              <w:rPr>
                <w:noProof/>
                <w:webHidden/>
              </w:rPr>
              <w:fldChar w:fldCharType="begin"/>
            </w:r>
            <w:r>
              <w:rPr>
                <w:noProof/>
                <w:webHidden/>
              </w:rPr>
              <w:instrText xml:space="preserve"> PAGEREF _Toc181005578 \h </w:instrText>
            </w:r>
            <w:r>
              <w:rPr>
                <w:noProof/>
                <w:webHidden/>
              </w:rPr>
            </w:r>
            <w:r>
              <w:rPr>
                <w:noProof/>
                <w:webHidden/>
              </w:rPr>
              <w:fldChar w:fldCharType="separate"/>
            </w:r>
            <w:r>
              <w:rPr>
                <w:noProof/>
                <w:webHidden/>
              </w:rPr>
              <w:t>30</w:t>
            </w:r>
            <w:r>
              <w:rPr>
                <w:noProof/>
                <w:webHidden/>
              </w:rPr>
              <w:fldChar w:fldCharType="end"/>
            </w:r>
          </w:hyperlink>
        </w:p>
        <w:p w14:paraId="5B8E03EC" w14:textId="12B204F8"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79" w:history="1">
            <w:r w:rsidRPr="00796364">
              <w:rPr>
                <w:rStyle w:val="affffb"/>
                <w:bCs/>
                <w:noProof/>
              </w:rPr>
              <w:t xml:space="preserve">3.12.3 </w:t>
            </w:r>
            <w:r w:rsidRPr="00796364">
              <w:rPr>
                <w:rStyle w:val="affffb"/>
                <w:bCs/>
                <w:noProof/>
              </w:rPr>
              <w:t>网站访问控制</w:t>
            </w:r>
            <w:r>
              <w:rPr>
                <w:noProof/>
                <w:webHidden/>
              </w:rPr>
              <w:tab/>
            </w:r>
            <w:r>
              <w:rPr>
                <w:noProof/>
                <w:webHidden/>
              </w:rPr>
              <w:fldChar w:fldCharType="begin"/>
            </w:r>
            <w:r>
              <w:rPr>
                <w:noProof/>
                <w:webHidden/>
              </w:rPr>
              <w:instrText xml:space="preserve"> PAGEREF _Toc181005579 \h </w:instrText>
            </w:r>
            <w:r>
              <w:rPr>
                <w:noProof/>
                <w:webHidden/>
              </w:rPr>
            </w:r>
            <w:r>
              <w:rPr>
                <w:noProof/>
                <w:webHidden/>
              </w:rPr>
              <w:fldChar w:fldCharType="separate"/>
            </w:r>
            <w:r>
              <w:rPr>
                <w:noProof/>
                <w:webHidden/>
              </w:rPr>
              <w:t>31</w:t>
            </w:r>
            <w:r>
              <w:rPr>
                <w:noProof/>
                <w:webHidden/>
              </w:rPr>
              <w:fldChar w:fldCharType="end"/>
            </w:r>
          </w:hyperlink>
        </w:p>
        <w:p w14:paraId="7239523E" w14:textId="169078A5"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80" w:history="1">
            <w:r w:rsidRPr="00796364">
              <w:rPr>
                <w:rStyle w:val="affffb"/>
                <w:noProof/>
              </w:rPr>
              <w:t xml:space="preserve">3.13 </w:t>
            </w:r>
            <w:r w:rsidRPr="00796364">
              <w:rPr>
                <w:rStyle w:val="affffb"/>
                <w:noProof/>
              </w:rPr>
              <w:t>策略管理</w:t>
            </w:r>
            <w:r>
              <w:rPr>
                <w:noProof/>
                <w:webHidden/>
              </w:rPr>
              <w:tab/>
            </w:r>
            <w:r>
              <w:rPr>
                <w:noProof/>
                <w:webHidden/>
              </w:rPr>
              <w:fldChar w:fldCharType="begin"/>
            </w:r>
            <w:r>
              <w:rPr>
                <w:noProof/>
                <w:webHidden/>
              </w:rPr>
              <w:instrText xml:space="preserve"> PAGEREF _Toc181005580 \h </w:instrText>
            </w:r>
            <w:r>
              <w:rPr>
                <w:noProof/>
                <w:webHidden/>
              </w:rPr>
            </w:r>
            <w:r>
              <w:rPr>
                <w:noProof/>
                <w:webHidden/>
              </w:rPr>
              <w:fldChar w:fldCharType="separate"/>
            </w:r>
            <w:r>
              <w:rPr>
                <w:noProof/>
                <w:webHidden/>
              </w:rPr>
              <w:t>31</w:t>
            </w:r>
            <w:r>
              <w:rPr>
                <w:noProof/>
                <w:webHidden/>
              </w:rPr>
              <w:fldChar w:fldCharType="end"/>
            </w:r>
          </w:hyperlink>
        </w:p>
        <w:p w14:paraId="1C1508BD" w14:textId="57518256"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81" w:history="1">
            <w:r w:rsidRPr="00796364">
              <w:rPr>
                <w:rStyle w:val="affffb"/>
                <w:noProof/>
              </w:rPr>
              <w:t xml:space="preserve">3.14 </w:t>
            </w:r>
            <w:r w:rsidRPr="00796364">
              <w:rPr>
                <w:rStyle w:val="affffb"/>
                <w:noProof/>
              </w:rPr>
              <w:t>日志报表</w:t>
            </w:r>
            <w:r>
              <w:rPr>
                <w:noProof/>
                <w:webHidden/>
              </w:rPr>
              <w:tab/>
            </w:r>
            <w:r>
              <w:rPr>
                <w:noProof/>
                <w:webHidden/>
              </w:rPr>
              <w:fldChar w:fldCharType="begin"/>
            </w:r>
            <w:r>
              <w:rPr>
                <w:noProof/>
                <w:webHidden/>
              </w:rPr>
              <w:instrText xml:space="preserve"> PAGEREF _Toc181005581 \h </w:instrText>
            </w:r>
            <w:r>
              <w:rPr>
                <w:noProof/>
                <w:webHidden/>
              </w:rPr>
            </w:r>
            <w:r>
              <w:rPr>
                <w:noProof/>
                <w:webHidden/>
              </w:rPr>
              <w:fldChar w:fldCharType="separate"/>
            </w:r>
            <w:r>
              <w:rPr>
                <w:noProof/>
                <w:webHidden/>
              </w:rPr>
              <w:t>32</w:t>
            </w:r>
            <w:r>
              <w:rPr>
                <w:noProof/>
                <w:webHidden/>
              </w:rPr>
              <w:fldChar w:fldCharType="end"/>
            </w:r>
          </w:hyperlink>
        </w:p>
        <w:p w14:paraId="6DFD0A02" w14:textId="3F338D64"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82" w:history="1">
            <w:r w:rsidRPr="00796364">
              <w:rPr>
                <w:rStyle w:val="affffb"/>
                <w:noProof/>
                <w:w w:val="105"/>
              </w:rPr>
              <w:t xml:space="preserve">3.14.1 </w:t>
            </w:r>
            <w:r w:rsidRPr="00796364">
              <w:rPr>
                <w:rStyle w:val="affffb"/>
                <w:noProof/>
                <w:w w:val="105"/>
              </w:rPr>
              <w:t>防护日志</w:t>
            </w:r>
            <w:r>
              <w:rPr>
                <w:noProof/>
                <w:webHidden/>
              </w:rPr>
              <w:tab/>
            </w:r>
            <w:r>
              <w:rPr>
                <w:noProof/>
                <w:webHidden/>
              </w:rPr>
              <w:fldChar w:fldCharType="begin"/>
            </w:r>
            <w:r>
              <w:rPr>
                <w:noProof/>
                <w:webHidden/>
              </w:rPr>
              <w:instrText xml:space="preserve"> PAGEREF _Toc181005582 \h </w:instrText>
            </w:r>
            <w:r>
              <w:rPr>
                <w:noProof/>
                <w:webHidden/>
              </w:rPr>
            </w:r>
            <w:r>
              <w:rPr>
                <w:noProof/>
                <w:webHidden/>
              </w:rPr>
              <w:fldChar w:fldCharType="separate"/>
            </w:r>
            <w:r>
              <w:rPr>
                <w:noProof/>
                <w:webHidden/>
              </w:rPr>
              <w:t>32</w:t>
            </w:r>
            <w:r>
              <w:rPr>
                <w:noProof/>
                <w:webHidden/>
              </w:rPr>
              <w:fldChar w:fldCharType="end"/>
            </w:r>
          </w:hyperlink>
        </w:p>
        <w:p w14:paraId="1F75D648" w14:textId="513CC9A1"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83" w:history="1">
            <w:r w:rsidRPr="00796364">
              <w:rPr>
                <w:rStyle w:val="affffb"/>
                <w:noProof/>
                <w:w w:val="105"/>
              </w:rPr>
              <w:t xml:space="preserve">3.14.2 </w:t>
            </w:r>
            <w:r w:rsidRPr="00796364">
              <w:rPr>
                <w:rStyle w:val="affffb"/>
                <w:noProof/>
                <w:w w:val="105"/>
              </w:rPr>
              <w:t>操作日志</w:t>
            </w:r>
            <w:r>
              <w:rPr>
                <w:noProof/>
                <w:webHidden/>
              </w:rPr>
              <w:tab/>
            </w:r>
            <w:r>
              <w:rPr>
                <w:noProof/>
                <w:webHidden/>
              </w:rPr>
              <w:fldChar w:fldCharType="begin"/>
            </w:r>
            <w:r>
              <w:rPr>
                <w:noProof/>
                <w:webHidden/>
              </w:rPr>
              <w:instrText xml:space="preserve"> PAGEREF _Toc181005583 \h </w:instrText>
            </w:r>
            <w:r>
              <w:rPr>
                <w:noProof/>
                <w:webHidden/>
              </w:rPr>
            </w:r>
            <w:r>
              <w:rPr>
                <w:noProof/>
                <w:webHidden/>
              </w:rPr>
              <w:fldChar w:fldCharType="separate"/>
            </w:r>
            <w:r>
              <w:rPr>
                <w:noProof/>
                <w:webHidden/>
              </w:rPr>
              <w:t>32</w:t>
            </w:r>
            <w:r>
              <w:rPr>
                <w:noProof/>
                <w:webHidden/>
              </w:rPr>
              <w:fldChar w:fldCharType="end"/>
            </w:r>
          </w:hyperlink>
        </w:p>
        <w:p w14:paraId="06AA3CD6" w14:textId="54CFCFAB"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84" w:history="1">
            <w:r w:rsidRPr="00796364">
              <w:rPr>
                <w:rStyle w:val="affffb"/>
                <w:noProof/>
                <w:w w:val="105"/>
              </w:rPr>
              <w:t xml:space="preserve">3.14.3 </w:t>
            </w:r>
            <w:r w:rsidRPr="00796364">
              <w:rPr>
                <w:rStyle w:val="affffb"/>
                <w:noProof/>
                <w:w w:val="105"/>
              </w:rPr>
              <w:t>运维日志</w:t>
            </w:r>
            <w:r>
              <w:rPr>
                <w:noProof/>
                <w:webHidden/>
              </w:rPr>
              <w:tab/>
            </w:r>
            <w:r>
              <w:rPr>
                <w:noProof/>
                <w:webHidden/>
              </w:rPr>
              <w:fldChar w:fldCharType="begin"/>
            </w:r>
            <w:r>
              <w:rPr>
                <w:noProof/>
                <w:webHidden/>
              </w:rPr>
              <w:instrText xml:space="preserve"> PAGEREF _Toc181005584 \h </w:instrText>
            </w:r>
            <w:r>
              <w:rPr>
                <w:noProof/>
                <w:webHidden/>
              </w:rPr>
            </w:r>
            <w:r>
              <w:rPr>
                <w:noProof/>
                <w:webHidden/>
              </w:rPr>
              <w:fldChar w:fldCharType="separate"/>
            </w:r>
            <w:r>
              <w:rPr>
                <w:noProof/>
                <w:webHidden/>
              </w:rPr>
              <w:t>32</w:t>
            </w:r>
            <w:r>
              <w:rPr>
                <w:noProof/>
                <w:webHidden/>
              </w:rPr>
              <w:fldChar w:fldCharType="end"/>
            </w:r>
          </w:hyperlink>
        </w:p>
        <w:p w14:paraId="4BEC8574" w14:textId="6AD18030"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85" w:history="1">
            <w:r w:rsidRPr="00796364">
              <w:rPr>
                <w:rStyle w:val="affffb"/>
                <w:noProof/>
              </w:rPr>
              <w:t xml:space="preserve">3.14.4 </w:t>
            </w:r>
            <w:r w:rsidRPr="00796364">
              <w:rPr>
                <w:rStyle w:val="affffb"/>
                <w:noProof/>
              </w:rPr>
              <w:t>报表</w:t>
            </w:r>
            <w:r>
              <w:rPr>
                <w:noProof/>
                <w:webHidden/>
              </w:rPr>
              <w:tab/>
            </w:r>
            <w:r>
              <w:rPr>
                <w:noProof/>
                <w:webHidden/>
              </w:rPr>
              <w:fldChar w:fldCharType="begin"/>
            </w:r>
            <w:r>
              <w:rPr>
                <w:noProof/>
                <w:webHidden/>
              </w:rPr>
              <w:instrText xml:space="preserve"> PAGEREF _Toc181005585 \h </w:instrText>
            </w:r>
            <w:r>
              <w:rPr>
                <w:noProof/>
                <w:webHidden/>
              </w:rPr>
            </w:r>
            <w:r>
              <w:rPr>
                <w:noProof/>
                <w:webHidden/>
              </w:rPr>
              <w:fldChar w:fldCharType="separate"/>
            </w:r>
            <w:r>
              <w:rPr>
                <w:noProof/>
                <w:webHidden/>
              </w:rPr>
              <w:t>33</w:t>
            </w:r>
            <w:r>
              <w:rPr>
                <w:noProof/>
                <w:webHidden/>
              </w:rPr>
              <w:fldChar w:fldCharType="end"/>
            </w:r>
          </w:hyperlink>
        </w:p>
        <w:p w14:paraId="4BC89752" w14:textId="7B174E51"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86" w:history="1">
            <w:r w:rsidRPr="00796364">
              <w:rPr>
                <w:rStyle w:val="affffb"/>
                <w:noProof/>
              </w:rPr>
              <w:t xml:space="preserve">3.15 </w:t>
            </w:r>
            <w:r w:rsidRPr="00796364">
              <w:rPr>
                <w:rStyle w:val="affffb"/>
                <w:noProof/>
              </w:rPr>
              <w:t>终端可视化</w:t>
            </w:r>
            <w:r>
              <w:rPr>
                <w:noProof/>
                <w:webHidden/>
              </w:rPr>
              <w:tab/>
            </w:r>
            <w:r>
              <w:rPr>
                <w:noProof/>
                <w:webHidden/>
              </w:rPr>
              <w:fldChar w:fldCharType="begin"/>
            </w:r>
            <w:r>
              <w:rPr>
                <w:noProof/>
                <w:webHidden/>
              </w:rPr>
              <w:instrText xml:space="preserve"> PAGEREF _Toc181005586 \h </w:instrText>
            </w:r>
            <w:r>
              <w:rPr>
                <w:noProof/>
                <w:webHidden/>
              </w:rPr>
            </w:r>
            <w:r>
              <w:rPr>
                <w:noProof/>
                <w:webHidden/>
              </w:rPr>
              <w:fldChar w:fldCharType="separate"/>
            </w:r>
            <w:r>
              <w:rPr>
                <w:noProof/>
                <w:webHidden/>
              </w:rPr>
              <w:t>33</w:t>
            </w:r>
            <w:r>
              <w:rPr>
                <w:noProof/>
                <w:webHidden/>
              </w:rPr>
              <w:fldChar w:fldCharType="end"/>
            </w:r>
          </w:hyperlink>
        </w:p>
        <w:p w14:paraId="6961F902" w14:textId="73A6BD80"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87" w:history="1">
            <w:r w:rsidRPr="00796364">
              <w:rPr>
                <w:rStyle w:val="affffb"/>
                <w:noProof/>
              </w:rPr>
              <w:t xml:space="preserve">3.16 </w:t>
            </w:r>
            <w:r w:rsidRPr="00796364">
              <w:rPr>
                <w:rStyle w:val="affffb"/>
                <w:noProof/>
              </w:rPr>
              <w:t>用户认证</w:t>
            </w:r>
            <w:r>
              <w:rPr>
                <w:noProof/>
                <w:webHidden/>
              </w:rPr>
              <w:tab/>
            </w:r>
            <w:r>
              <w:rPr>
                <w:noProof/>
                <w:webHidden/>
              </w:rPr>
              <w:fldChar w:fldCharType="begin"/>
            </w:r>
            <w:r>
              <w:rPr>
                <w:noProof/>
                <w:webHidden/>
              </w:rPr>
              <w:instrText xml:space="preserve"> PAGEREF _Toc181005587 \h </w:instrText>
            </w:r>
            <w:r>
              <w:rPr>
                <w:noProof/>
                <w:webHidden/>
              </w:rPr>
            </w:r>
            <w:r>
              <w:rPr>
                <w:noProof/>
                <w:webHidden/>
              </w:rPr>
              <w:fldChar w:fldCharType="separate"/>
            </w:r>
            <w:r>
              <w:rPr>
                <w:noProof/>
                <w:webHidden/>
              </w:rPr>
              <w:t>33</w:t>
            </w:r>
            <w:r>
              <w:rPr>
                <w:noProof/>
                <w:webHidden/>
              </w:rPr>
              <w:fldChar w:fldCharType="end"/>
            </w:r>
          </w:hyperlink>
        </w:p>
        <w:p w14:paraId="6E9AA1DB" w14:textId="4F7ACDBF"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88" w:history="1">
            <w:r w:rsidRPr="00796364">
              <w:rPr>
                <w:rStyle w:val="affffb"/>
                <w:noProof/>
              </w:rPr>
              <w:t xml:space="preserve">3.16.1 </w:t>
            </w:r>
            <w:r w:rsidRPr="00796364">
              <w:rPr>
                <w:rStyle w:val="affffb"/>
                <w:noProof/>
              </w:rPr>
              <w:t>用户管理</w:t>
            </w:r>
            <w:r>
              <w:rPr>
                <w:noProof/>
                <w:webHidden/>
              </w:rPr>
              <w:tab/>
            </w:r>
            <w:r>
              <w:rPr>
                <w:noProof/>
                <w:webHidden/>
              </w:rPr>
              <w:fldChar w:fldCharType="begin"/>
            </w:r>
            <w:r>
              <w:rPr>
                <w:noProof/>
                <w:webHidden/>
              </w:rPr>
              <w:instrText xml:space="preserve"> PAGEREF _Toc181005588 \h </w:instrText>
            </w:r>
            <w:r>
              <w:rPr>
                <w:noProof/>
                <w:webHidden/>
              </w:rPr>
            </w:r>
            <w:r>
              <w:rPr>
                <w:noProof/>
                <w:webHidden/>
              </w:rPr>
              <w:fldChar w:fldCharType="separate"/>
            </w:r>
            <w:r>
              <w:rPr>
                <w:noProof/>
                <w:webHidden/>
              </w:rPr>
              <w:t>33</w:t>
            </w:r>
            <w:r>
              <w:rPr>
                <w:noProof/>
                <w:webHidden/>
              </w:rPr>
              <w:fldChar w:fldCharType="end"/>
            </w:r>
          </w:hyperlink>
        </w:p>
        <w:p w14:paraId="3D40507C" w14:textId="56AB74D1"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89" w:history="1">
            <w:r w:rsidRPr="00796364">
              <w:rPr>
                <w:rStyle w:val="affffb"/>
                <w:noProof/>
              </w:rPr>
              <w:t xml:space="preserve">3.16.2 </w:t>
            </w:r>
            <w:r w:rsidRPr="00796364">
              <w:rPr>
                <w:rStyle w:val="affffb"/>
                <w:noProof/>
              </w:rPr>
              <w:t>密码策略</w:t>
            </w:r>
            <w:r>
              <w:rPr>
                <w:noProof/>
                <w:webHidden/>
              </w:rPr>
              <w:tab/>
            </w:r>
            <w:r>
              <w:rPr>
                <w:noProof/>
                <w:webHidden/>
              </w:rPr>
              <w:fldChar w:fldCharType="begin"/>
            </w:r>
            <w:r>
              <w:rPr>
                <w:noProof/>
                <w:webHidden/>
              </w:rPr>
              <w:instrText xml:space="preserve"> PAGEREF _Toc181005589 \h </w:instrText>
            </w:r>
            <w:r>
              <w:rPr>
                <w:noProof/>
                <w:webHidden/>
              </w:rPr>
            </w:r>
            <w:r>
              <w:rPr>
                <w:noProof/>
                <w:webHidden/>
              </w:rPr>
              <w:fldChar w:fldCharType="separate"/>
            </w:r>
            <w:r>
              <w:rPr>
                <w:noProof/>
                <w:webHidden/>
              </w:rPr>
              <w:t>33</w:t>
            </w:r>
            <w:r>
              <w:rPr>
                <w:noProof/>
                <w:webHidden/>
              </w:rPr>
              <w:fldChar w:fldCharType="end"/>
            </w:r>
          </w:hyperlink>
        </w:p>
        <w:p w14:paraId="675C7DAF" w14:textId="68F80CC2"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590" w:history="1">
            <w:r w:rsidRPr="00796364">
              <w:rPr>
                <w:rStyle w:val="affffb"/>
                <w:noProof/>
              </w:rPr>
              <w:t xml:space="preserve">3.16.3 </w:t>
            </w:r>
            <w:r w:rsidRPr="00796364">
              <w:rPr>
                <w:rStyle w:val="affffb"/>
                <w:noProof/>
              </w:rPr>
              <w:t>访问策略</w:t>
            </w:r>
            <w:r>
              <w:rPr>
                <w:noProof/>
                <w:webHidden/>
              </w:rPr>
              <w:tab/>
            </w:r>
            <w:r>
              <w:rPr>
                <w:noProof/>
                <w:webHidden/>
              </w:rPr>
              <w:fldChar w:fldCharType="begin"/>
            </w:r>
            <w:r>
              <w:rPr>
                <w:noProof/>
                <w:webHidden/>
              </w:rPr>
              <w:instrText xml:space="preserve"> PAGEREF _Toc181005590 \h </w:instrText>
            </w:r>
            <w:r>
              <w:rPr>
                <w:noProof/>
                <w:webHidden/>
              </w:rPr>
            </w:r>
            <w:r>
              <w:rPr>
                <w:noProof/>
                <w:webHidden/>
              </w:rPr>
              <w:fldChar w:fldCharType="separate"/>
            </w:r>
            <w:r>
              <w:rPr>
                <w:noProof/>
                <w:webHidden/>
              </w:rPr>
              <w:t>34</w:t>
            </w:r>
            <w:r>
              <w:rPr>
                <w:noProof/>
                <w:webHidden/>
              </w:rPr>
              <w:fldChar w:fldCharType="end"/>
            </w:r>
          </w:hyperlink>
        </w:p>
        <w:p w14:paraId="624E9E34" w14:textId="5C454B59"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91" w:history="1">
            <w:r w:rsidRPr="00796364">
              <w:rPr>
                <w:rStyle w:val="affffb"/>
                <w:noProof/>
              </w:rPr>
              <w:t xml:space="preserve">3.17 </w:t>
            </w:r>
            <w:r w:rsidRPr="00796364">
              <w:rPr>
                <w:rStyle w:val="affffb"/>
                <w:noProof/>
              </w:rPr>
              <w:t>多级中心</w:t>
            </w:r>
            <w:r>
              <w:rPr>
                <w:noProof/>
                <w:webHidden/>
              </w:rPr>
              <w:tab/>
            </w:r>
            <w:r>
              <w:rPr>
                <w:noProof/>
                <w:webHidden/>
              </w:rPr>
              <w:fldChar w:fldCharType="begin"/>
            </w:r>
            <w:r>
              <w:rPr>
                <w:noProof/>
                <w:webHidden/>
              </w:rPr>
              <w:instrText xml:space="preserve"> PAGEREF _Toc181005591 \h </w:instrText>
            </w:r>
            <w:r>
              <w:rPr>
                <w:noProof/>
                <w:webHidden/>
              </w:rPr>
            </w:r>
            <w:r>
              <w:rPr>
                <w:noProof/>
                <w:webHidden/>
              </w:rPr>
              <w:fldChar w:fldCharType="separate"/>
            </w:r>
            <w:r>
              <w:rPr>
                <w:noProof/>
                <w:webHidden/>
              </w:rPr>
              <w:t>34</w:t>
            </w:r>
            <w:r>
              <w:rPr>
                <w:noProof/>
                <w:webHidden/>
              </w:rPr>
              <w:fldChar w:fldCharType="end"/>
            </w:r>
          </w:hyperlink>
        </w:p>
        <w:p w14:paraId="7D1825DA" w14:textId="591D06C1"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92" w:history="1">
            <w:r w:rsidRPr="00796364">
              <w:rPr>
                <w:rStyle w:val="affffb"/>
                <w:noProof/>
              </w:rPr>
              <w:t xml:space="preserve">3.18 </w:t>
            </w:r>
            <w:r w:rsidRPr="00796364">
              <w:rPr>
                <w:rStyle w:val="affffb"/>
                <w:noProof/>
              </w:rPr>
              <w:t>产品个性化</w:t>
            </w:r>
            <w:r>
              <w:rPr>
                <w:noProof/>
                <w:webHidden/>
              </w:rPr>
              <w:tab/>
            </w:r>
            <w:r>
              <w:rPr>
                <w:noProof/>
                <w:webHidden/>
              </w:rPr>
              <w:fldChar w:fldCharType="begin"/>
            </w:r>
            <w:r>
              <w:rPr>
                <w:noProof/>
                <w:webHidden/>
              </w:rPr>
              <w:instrText xml:space="preserve"> PAGEREF _Toc181005592 \h </w:instrText>
            </w:r>
            <w:r>
              <w:rPr>
                <w:noProof/>
                <w:webHidden/>
              </w:rPr>
            </w:r>
            <w:r>
              <w:rPr>
                <w:noProof/>
                <w:webHidden/>
              </w:rPr>
              <w:fldChar w:fldCharType="separate"/>
            </w:r>
            <w:r>
              <w:rPr>
                <w:noProof/>
                <w:webHidden/>
              </w:rPr>
              <w:t>34</w:t>
            </w:r>
            <w:r>
              <w:rPr>
                <w:noProof/>
                <w:webHidden/>
              </w:rPr>
              <w:fldChar w:fldCharType="end"/>
            </w:r>
          </w:hyperlink>
        </w:p>
        <w:p w14:paraId="22710ACB" w14:textId="3A85DC0B" w:rsidR="00E97F90" w:rsidRDefault="00E97F90">
          <w:pPr>
            <w:pStyle w:val="TOC1"/>
            <w:tabs>
              <w:tab w:val="left" w:pos="420"/>
              <w:tab w:val="right" w:leader="dot" w:pos="9628"/>
            </w:tabs>
            <w:rPr>
              <w:b w:val="0"/>
              <w:bCs w:val="0"/>
              <w:noProof/>
              <w:szCs w:val="24"/>
              <w14:ligatures w14:val="standardContextual"/>
            </w:rPr>
          </w:pPr>
          <w:hyperlink w:anchor="_Toc181005593" w:history="1">
            <w:r w:rsidRPr="00796364">
              <w:rPr>
                <w:rStyle w:val="affffb"/>
                <w:noProof/>
              </w:rPr>
              <w:t>4</w:t>
            </w:r>
            <w:r>
              <w:rPr>
                <w:b w:val="0"/>
                <w:bCs w:val="0"/>
                <w:noProof/>
                <w:szCs w:val="24"/>
                <w14:ligatures w14:val="standardContextual"/>
              </w:rPr>
              <w:tab/>
            </w:r>
            <w:r w:rsidRPr="00796364">
              <w:rPr>
                <w:rStyle w:val="affffb"/>
                <w:noProof/>
              </w:rPr>
              <w:t>产品特点</w:t>
            </w:r>
            <w:r>
              <w:rPr>
                <w:noProof/>
                <w:webHidden/>
              </w:rPr>
              <w:tab/>
            </w:r>
            <w:r>
              <w:rPr>
                <w:noProof/>
                <w:webHidden/>
              </w:rPr>
              <w:fldChar w:fldCharType="begin"/>
            </w:r>
            <w:r>
              <w:rPr>
                <w:noProof/>
                <w:webHidden/>
              </w:rPr>
              <w:instrText xml:space="preserve"> PAGEREF _Toc181005593 \h </w:instrText>
            </w:r>
            <w:r>
              <w:rPr>
                <w:noProof/>
                <w:webHidden/>
              </w:rPr>
            </w:r>
            <w:r>
              <w:rPr>
                <w:noProof/>
                <w:webHidden/>
              </w:rPr>
              <w:fldChar w:fldCharType="separate"/>
            </w:r>
            <w:r>
              <w:rPr>
                <w:noProof/>
                <w:webHidden/>
              </w:rPr>
              <w:t>35</w:t>
            </w:r>
            <w:r>
              <w:rPr>
                <w:noProof/>
                <w:webHidden/>
              </w:rPr>
              <w:fldChar w:fldCharType="end"/>
            </w:r>
          </w:hyperlink>
        </w:p>
        <w:p w14:paraId="65B7C51E" w14:textId="362E03D3"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94" w:history="1">
            <w:r w:rsidRPr="00796364">
              <w:rPr>
                <w:rStyle w:val="affffb"/>
                <w:noProof/>
              </w:rPr>
              <w:t xml:space="preserve">4.1 </w:t>
            </w:r>
            <w:r w:rsidRPr="00796364">
              <w:rPr>
                <w:rStyle w:val="affffb"/>
                <w:noProof/>
              </w:rPr>
              <w:t>防御已知和未知类型勒索病毒</w:t>
            </w:r>
            <w:r>
              <w:rPr>
                <w:noProof/>
                <w:webHidden/>
              </w:rPr>
              <w:tab/>
            </w:r>
            <w:r>
              <w:rPr>
                <w:noProof/>
                <w:webHidden/>
              </w:rPr>
              <w:fldChar w:fldCharType="begin"/>
            </w:r>
            <w:r>
              <w:rPr>
                <w:noProof/>
                <w:webHidden/>
              </w:rPr>
              <w:instrText xml:space="preserve"> PAGEREF _Toc181005594 \h </w:instrText>
            </w:r>
            <w:r>
              <w:rPr>
                <w:noProof/>
                <w:webHidden/>
              </w:rPr>
            </w:r>
            <w:r>
              <w:rPr>
                <w:noProof/>
                <w:webHidden/>
              </w:rPr>
              <w:fldChar w:fldCharType="separate"/>
            </w:r>
            <w:r>
              <w:rPr>
                <w:noProof/>
                <w:webHidden/>
              </w:rPr>
              <w:t>35</w:t>
            </w:r>
            <w:r>
              <w:rPr>
                <w:noProof/>
                <w:webHidden/>
              </w:rPr>
              <w:fldChar w:fldCharType="end"/>
            </w:r>
          </w:hyperlink>
        </w:p>
        <w:p w14:paraId="5611F2A7" w14:textId="251AD5AB"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95" w:history="1">
            <w:r w:rsidRPr="00796364">
              <w:rPr>
                <w:rStyle w:val="affffb"/>
                <w:noProof/>
              </w:rPr>
              <w:t xml:space="preserve">4.2 </w:t>
            </w:r>
            <w:r w:rsidRPr="00796364">
              <w:rPr>
                <w:rStyle w:val="affffb"/>
                <w:noProof/>
              </w:rPr>
              <w:t>防御高级威胁全流程攻击</w:t>
            </w:r>
            <w:r>
              <w:rPr>
                <w:noProof/>
                <w:webHidden/>
              </w:rPr>
              <w:tab/>
            </w:r>
            <w:r>
              <w:rPr>
                <w:noProof/>
                <w:webHidden/>
              </w:rPr>
              <w:fldChar w:fldCharType="begin"/>
            </w:r>
            <w:r>
              <w:rPr>
                <w:noProof/>
                <w:webHidden/>
              </w:rPr>
              <w:instrText xml:space="preserve"> PAGEREF _Toc181005595 \h </w:instrText>
            </w:r>
            <w:r>
              <w:rPr>
                <w:noProof/>
                <w:webHidden/>
              </w:rPr>
            </w:r>
            <w:r>
              <w:rPr>
                <w:noProof/>
                <w:webHidden/>
              </w:rPr>
              <w:fldChar w:fldCharType="separate"/>
            </w:r>
            <w:r>
              <w:rPr>
                <w:noProof/>
                <w:webHidden/>
              </w:rPr>
              <w:t>35</w:t>
            </w:r>
            <w:r>
              <w:rPr>
                <w:noProof/>
                <w:webHidden/>
              </w:rPr>
              <w:fldChar w:fldCharType="end"/>
            </w:r>
          </w:hyperlink>
        </w:p>
        <w:p w14:paraId="0996D9F2" w14:textId="7BA26092"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96" w:history="1">
            <w:r w:rsidRPr="00796364">
              <w:rPr>
                <w:rStyle w:val="affffb"/>
                <w:noProof/>
              </w:rPr>
              <w:t xml:space="preserve">4.3 </w:t>
            </w:r>
            <w:r w:rsidRPr="00796364">
              <w:rPr>
                <w:rStyle w:val="affffb"/>
                <w:noProof/>
              </w:rPr>
              <w:t>管控全局终端安全态势</w:t>
            </w:r>
            <w:r>
              <w:rPr>
                <w:noProof/>
                <w:webHidden/>
              </w:rPr>
              <w:tab/>
            </w:r>
            <w:r>
              <w:rPr>
                <w:noProof/>
                <w:webHidden/>
              </w:rPr>
              <w:fldChar w:fldCharType="begin"/>
            </w:r>
            <w:r>
              <w:rPr>
                <w:noProof/>
                <w:webHidden/>
              </w:rPr>
              <w:instrText xml:space="preserve"> PAGEREF _Toc181005596 \h </w:instrText>
            </w:r>
            <w:r>
              <w:rPr>
                <w:noProof/>
                <w:webHidden/>
              </w:rPr>
            </w:r>
            <w:r>
              <w:rPr>
                <w:noProof/>
                <w:webHidden/>
              </w:rPr>
              <w:fldChar w:fldCharType="separate"/>
            </w:r>
            <w:r>
              <w:rPr>
                <w:noProof/>
                <w:webHidden/>
              </w:rPr>
              <w:t>35</w:t>
            </w:r>
            <w:r>
              <w:rPr>
                <w:noProof/>
                <w:webHidden/>
              </w:rPr>
              <w:fldChar w:fldCharType="end"/>
            </w:r>
          </w:hyperlink>
        </w:p>
        <w:p w14:paraId="7B33D441" w14:textId="5433BC50"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97" w:history="1">
            <w:r w:rsidRPr="00796364">
              <w:rPr>
                <w:rStyle w:val="affffb"/>
                <w:noProof/>
              </w:rPr>
              <w:t xml:space="preserve">4.4 </w:t>
            </w:r>
            <w:r w:rsidRPr="00796364">
              <w:rPr>
                <w:rStyle w:val="affffb"/>
                <w:noProof/>
              </w:rPr>
              <w:t>全方位的主机防护体系</w:t>
            </w:r>
            <w:r>
              <w:rPr>
                <w:noProof/>
                <w:webHidden/>
              </w:rPr>
              <w:tab/>
            </w:r>
            <w:r>
              <w:rPr>
                <w:noProof/>
                <w:webHidden/>
              </w:rPr>
              <w:fldChar w:fldCharType="begin"/>
            </w:r>
            <w:r>
              <w:rPr>
                <w:noProof/>
                <w:webHidden/>
              </w:rPr>
              <w:instrText xml:space="preserve"> PAGEREF _Toc181005597 \h </w:instrText>
            </w:r>
            <w:r>
              <w:rPr>
                <w:noProof/>
                <w:webHidden/>
              </w:rPr>
            </w:r>
            <w:r>
              <w:rPr>
                <w:noProof/>
                <w:webHidden/>
              </w:rPr>
              <w:fldChar w:fldCharType="separate"/>
            </w:r>
            <w:r>
              <w:rPr>
                <w:noProof/>
                <w:webHidden/>
              </w:rPr>
              <w:t>35</w:t>
            </w:r>
            <w:r>
              <w:rPr>
                <w:noProof/>
                <w:webHidden/>
              </w:rPr>
              <w:fldChar w:fldCharType="end"/>
            </w:r>
          </w:hyperlink>
        </w:p>
        <w:p w14:paraId="0E62BC6D" w14:textId="09916106"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98" w:history="1">
            <w:r w:rsidRPr="00796364">
              <w:rPr>
                <w:rStyle w:val="affffb"/>
                <w:noProof/>
              </w:rPr>
              <w:t xml:space="preserve">4.5 </w:t>
            </w:r>
            <w:r w:rsidRPr="00796364">
              <w:rPr>
                <w:rStyle w:val="affffb"/>
                <w:noProof/>
              </w:rPr>
              <w:t>流量可视化，安全可见</w:t>
            </w:r>
            <w:r>
              <w:rPr>
                <w:noProof/>
                <w:webHidden/>
              </w:rPr>
              <w:tab/>
            </w:r>
            <w:r>
              <w:rPr>
                <w:noProof/>
                <w:webHidden/>
              </w:rPr>
              <w:fldChar w:fldCharType="begin"/>
            </w:r>
            <w:r>
              <w:rPr>
                <w:noProof/>
                <w:webHidden/>
              </w:rPr>
              <w:instrText xml:space="preserve"> PAGEREF _Toc181005598 \h </w:instrText>
            </w:r>
            <w:r>
              <w:rPr>
                <w:noProof/>
                <w:webHidden/>
              </w:rPr>
            </w:r>
            <w:r>
              <w:rPr>
                <w:noProof/>
                <w:webHidden/>
              </w:rPr>
              <w:fldChar w:fldCharType="separate"/>
            </w:r>
            <w:r>
              <w:rPr>
                <w:noProof/>
                <w:webHidden/>
              </w:rPr>
              <w:t>35</w:t>
            </w:r>
            <w:r>
              <w:rPr>
                <w:noProof/>
                <w:webHidden/>
              </w:rPr>
              <w:fldChar w:fldCharType="end"/>
            </w:r>
          </w:hyperlink>
        </w:p>
        <w:p w14:paraId="7CE349FB" w14:textId="34A6FAA6"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599" w:history="1">
            <w:r w:rsidRPr="00796364">
              <w:rPr>
                <w:rStyle w:val="affffb"/>
                <w:noProof/>
              </w:rPr>
              <w:t xml:space="preserve">4.6 </w:t>
            </w:r>
            <w:r w:rsidRPr="00796364">
              <w:rPr>
                <w:rStyle w:val="affffb"/>
                <w:noProof/>
              </w:rPr>
              <w:t>简单配置，离线升级，补丁管理</w:t>
            </w:r>
            <w:r>
              <w:rPr>
                <w:noProof/>
                <w:webHidden/>
              </w:rPr>
              <w:tab/>
            </w:r>
            <w:r>
              <w:rPr>
                <w:noProof/>
                <w:webHidden/>
              </w:rPr>
              <w:fldChar w:fldCharType="begin"/>
            </w:r>
            <w:r>
              <w:rPr>
                <w:noProof/>
                <w:webHidden/>
              </w:rPr>
              <w:instrText xml:space="preserve"> PAGEREF _Toc181005599 \h </w:instrText>
            </w:r>
            <w:r>
              <w:rPr>
                <w:noProof/>
                <w:webHidden/>
              </w:rPr>
            </w:r>
            <w:r>
              <w:rPr>
                <w:noProof/>
                <w:webHidden/>
              </w:rPr>
              <w:fldChar w:fldCharType="separate"/>
            </w:r>
            <w:r>
              <w:rPr>
                <w:noProof/>
                <w:webHidden/>
              </w:rPr>
              <w:t>36</w:t>
            </w:r>
            <w:r>
              <w:rPr>
                <w:noProof/>
                <w:webHidden/>
              </w:rPr>
              <w:fldChar w:fldCharType="end"/>
            </w:r>
          </w:hyperlink>
        </w:p>
        <w:p w14:paraId="369A1EB7" w14:textId="0875852E" w:rsidR="00E97F90" w:rsidRDefault="00E97F90">
          <w:pPr>
            <w:pStyle w:val="TOC1"/>
            <w:tabs>
              <w:tab w:val="left" w:pos="420"/>
              <w:tab w:val="right" w:leader="dot" w:pos="9628"/>
            </w:tabs>
            <w:rPr>
              <w:b w:val="0"/>
              <w:bCs w:val="0"/>
              <w:noProof/>
              <w:szCs w:val="24"/>
              <w14:ligatures w14:val="standardContextual"/>
            </w:rPr>
          </w:pPr>
          <w:hyperlink w:anchor="_Toc181005600" w:history="1">
            <w:r w:rsidRPr="00796364">
              <w:rPr>
                <w:rStyle w:val="affffb"/>
                <w:noProof/>
              </w:rPr>
              <w:t>5</w:t>
            </w:r>
            <w:r>
              <w:rPr>
                <w:b w:val="0"/>
                <w:bCs w:val="0"/>
                <w:noProof/>
                <w:szCs w:val="24"/>
                <w14:ligatures w14:val="standardContextual"/>
              </w:rPr>
              <w:tab/>
            </w:r>
            <w:r w:rsidRPr="00796364">
              <w:rPr>
                <w:rStyle w:val="affffb"/>
                <w:noProof/>
              </w:rPr>
              <w:t>部署方案</w:t>
            </w:r>
            <w:r>
              <w:rPr>
                <w:noProof/>
                <w:webHidden/>
              </w:rPr>
              <w:tab/>
            </w:r>
            <w:r>
              <w:rPr>
                <w:noProof/>
                <w:webHidden/>
              </w:rPr>
              <w:fldChar w:fldCharType="begin"/>
            </w:r>
            <w:r>
              <w:rPr>
                <w:noProof/>
                <w:webHidden/>
              </w:rPr>
              <w:instrText xml:space="preserve"> PAGEREF _Toc181005600 \h </w:instrText>
            </w:r>
            <w:r>
              <w:rPr>
                <w:noProof/>
                <w:webHidden/>
              </w:rPr>
            </w:r>
            <w:r>
              <w:rPr>
                <w:noProof/>
                <w:webHidden/>
              </w:rPr>
              <w:fldChar w:fldCharType="separate"/>
            </w:r>
            <w:r>
              <w:rPr>
                <w:noProof/>
                <w:webHidden/>
              </w:rPr>
              <w:t>37</w:t>
            </w:r>
            <w:r>
              <w:rPr>
                <w:noProof/>
                <w:webHidden/>
              </w:rPr>
              <w:fldChar w:fldCharType="end"/>
            </w:r>
          </w:hyperlink>
        </w:p>
        <w:p w14:paraId="5199281F" w14:textId="55F50DC3"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601" w:history="1">
            <w:r w:rsidRPr="00796364">
              <w:rPr>
                <w:rStyle w:val="affffb"/>
                <w:noProof/>
              </w:rPr>
              <w:t xml:space="preserve">5.1 </w:t>
            </w:r>
            <w:r w:rsidRPr="00796364">
              <w:rPr>
                <w:rStyle w:val="affffb"/>
                <w:noProof/>
              </w:rPr>
              <w:t>部署模式</w:t>
            </w:r>
            <w:r>
              <w:rPr>
                <w:noProof/>
                <w:webHidden/>
              </w:rPr>
              <w:tab/>
            </w:r>
            <w:r>
              <w:rPr>
                <w:noProof/>
                <w:webHidden/>
              </w:rPr>
              <w:fldChar w:fldCharType="begin"/>
            </w:r>
            <w:r>
              <w:rPr>
                <w:noProof/>
                <w:webHidden/>
              </w:rPr>
              <w:instrText xml:space="preserve"> PAGEREF _Toc181005601 \h </w:instrText>
            </w:r>
            <w:r>
              <w:rPr>
                <w:noProof/>
                <w:webHidden/>
              </w:rPr>
            </w:r>
            <w:r>
              <w:rPr>
                <w:noProof/>
                <w:webHidden/>
              </w:rPr>
              <w:fldChar w:fldCharType="separate"/>
            </w:r>
            <w:r>
              <w:rPr>
                <w:noProof/>
                <w:webHidden/>
              </w:rPr>
              <w:t>37</w:t>
            </w:r>
            <w:r>
              <w:rPr>
                <w:noProof/>
                <w:webHidden/>
              </w:rPr>
              <w:fldChar w:fldCharType="end"/>
            </w:r>
          </w:hyperlink>
        </w:p>
        <w:p w14:paraId="7BA51EB3" w14:textId="0204503F"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602" w:history="1">
            <w:r w:rsidRPr="00796364">
              <w:rPr>
                <w:rStyle w:val="affffb"/>
                <w:noProof/>
              </w:rPr>
              <w:t xml:space="preserve">5.2 </w:t>
            </w:r>
            <w:r w:rsidRPr="00796364">
              <w:rPr>
                <w:rStyle w:val="affffb"/>
                <w:noProof/>
              </w:rPr>
              <w:t>部署拓扑图</w:t>
            </w:r>
            <w:r>
              <w:rPr>
                <w:noProof/>
                <w:webHidden/>
              </w:rPr>
              <w:tab/>
            </w:r>
            <w:r>
              <w:rPr>
                <w:noProof/>
                <w:webHidden/>
              </w:rPr>
              <w:fldChar w:fldCharType="begin"/>
            </w:r>
            <w:r>
              <w:rPr>
                <w:noProof/>
                <w:webHidden/>
              </w:rPr>
              <w:instrText xml:space="preserve"> PAGEREF _Toc181005602 \h </w:instrText>
            </w:r>
            <w:r>
              <w:rPr>
                <w:noProof/>
                <w:webHidden/>
              </w:rPr>
            </w:r>
            <w:r>
              <w:rPr>
                <w:noProof/>
                <w:webHidden/>
              </w:rPr>
              <w:fldChar w:fldCharType="separate"/>
            </w:r>
            <w:r>
              <w:rPr>
                <w:noProof/>
                <w:webHidden/>
              </w:rPr>
              <w:t>37</w:t>
            </w:r>
            <w:r>
              <w:rPr>
                <w:noProof/>
                <w:webHidden/>
              </w:rPr>
              <w:fldChar w:fldCharType="end"/>
            </w:r>
          </w:hyperlink>
        </w:p>
        <w:p w14:paraId="0897B962" w14:textId="03653598"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603" w:history="1">
            <w:r w:rsidRPr="00796364">
              <w:rPr>
                <w:rStyle w:val="affffb"/>
                <w:noProof/>
              </w:rPr>
              <w:t xml:space="preserve">5.3 </w:t>
            </w:r>
            <w:r w:rsidRPr="00796364">
              <w:rPr>
                <w:rStyle w:val="affffb"/>
                <w:noProof/>
              </w:rPr>
              <w:t>部署环境</w:t>
            </w:r>
            <w:r>
              <w:rPr>
                <w:noProof/>
                <w:webHidden/>
              </w:rPr>
              <w:tab/>
            </w:r>
            <w:r>
              <w:rPr>
                <w:noProof/>
                <w:webHidden/>
              </w:rPr>
              <w:fldChar w:fldCharType="begin"/>
            </w:r>
            <w:r>
              <w:rPr>
                <w:noProof/>
                <w:webHidden/>
              </w:rPr>
              <w:instrText xml:space="preserve"> PAGEREF _Toc181005603 \h </w:instrText>
            </w:r>
            <w:r>
              <w:rPr>
                <w:noProof/>
                <w:webHidden/>
              </w:rPr>
            </w:r>
            <w:r>
              <w:rPr>
                <w:noProof/>
                <w:webHidden/>
              </w:rPr>
              <w:fldChar w:fldCharType="separate"/>
            </w:r>
            <w:r>
              <w:rPr>
                <w:noProof/>
                <w:webHidden/>
              </w:rPr>
              <w:t>38</w:t>
            </w:r>
            <w:r>
              <w:rPr>
                <w:noProof/>
                <w:webHidden/>
              </w:rPr>
              <w:fldChar w:fldCharType="end"/>
            </w:r>
          </w:hyperlink>
        </w:p>
        <w:p w14:paraId="3FAF9DEC" w14:textId="49D67E56"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604" w:history="1">
            <w:r w:rsidRPr="00796364">
              <w:rPr>
                <w:rStyle w:val="affffb"/>
                <w:noProof/>
              </w:rPr>
              <w:t xml:space="preserve">5.3.1 </w:t>
            </w:r>
            <w:r w:rsidRPr="00796364">
              <w:rPr>
                <w:rStyle w:val="affffb"/>
                <w:noProof/>
              </w:rPr>
              <w:t>管理平台（中心）部署环境要求</w:t>
            </w:r>
            <w:r>
              <w:rPr>
                <w:noProof/>
                <w:webHidden/>
              </w:rPr>
              <w:tab/>
            </w:r>
            <w:r>
              <w:rPr>
                <w:noProof/>
                <w:webHidden/>
              </w:rPr>
              <w:fldChar w:fldCharType="begin"/>
            </w:r>
            <w:r>
              <w:rPr>
                <w:noProof/>
                <w:webHidden/>
              </w:rPr>
              <w:instrText xml:space="preserve"> PAGEREF _Toc181005604 \h </w:instrText>
            </w:r>
            <w:r>
              <w:rPr>
                <w:noProof/>
                <w:webHidden/>
              </w:rPr>
            </w:r>
            <w:r>
              <w:rPr>
                <w:noProof/>
                <w:webHidden/>
              </w:rPr>
              <w:fldChar w:fldCharType="separate"/>
            </w:r>
            <w:r>
              <w:rPr>
                <w:noProof/>
                <w:webHidden/>
              </w:rPr>
              <w:t>39</w:t>
            </w:r>
            <w:r>
              <w:rPr>
                <w:noProof/>
                <w:webHidden/>
              </w:rPr>
              <w:fldChar w:fldCharType="end"/>
            </w:r>
          </w:hyperlink>
        </w:p>
        <w:p w14:paraId="4F4A3ED9" w14:textId="4531A7D7" w:rsidR="00E97F90" w:rsidRDefault="00E97F90">
          <w:pPr>
            <w:pStyle w:val="TOC3"/>
            <w:tabs>
              <w:tab w:val="right" w:leader="dot" w:pos="9628"/>
            </w:tabs>
            <w:spacing w:before="158" w:after="158"/>
            <w:rPr>
              <w:rFonts w:asciiTheme="minorHAnsi" w:eastAsiaTheme="minorEastAsia" w:hAnsiTheme="minorHAnsi"/>
              <w:iCs w:val="0"/>
              <w:noProof/>
              <w:szCs w:val="24"/>
              <w14:ligatures w14:val="standardContextual"/>
            </w:rPr>
          </w:pPr>
          <w:hyperlink w:anchor="_Toc181005605" w:history="1">
            <w:r w:rsidRPr="00796364">
              <w:rPr>
                <w:rStyle w:val="affffb"/>
                <w:noProof/>
              </w:rPr>
              <w:t xml:space="preserve">5.3.2 </w:t>
            </w:r>
            <w:r w:rsidRPr="00796364">
              <w:rPr>
                <w:rStyle w:val="affffb"/>
                <w:noProof/>
              </w:rPr>
              <w:t>客户端部署环境要求</w:t>
            </w:r>
            <w:r>
              <w:rPr>
                <w:noProof/>
                <w:webHidden/>
              </w:rPr>
              <w:tab/>
            </w:r>
            <w:r>
              <w:rPr>
                <w:noProof/>
                <w:webHidden/>
              </w:rPr>
              <w:fldChar w:fldCharType="begin"/>
            </w:r>
            <w:r>
              <w:rPr>
                <w:noProof/>
                <w:webHidden/>
              </w:rPr>
              <w:instrText xml:space="preserve"> PAGEREF _Toc181005605 \h </w:instrText>
            </w:r>
            <w:r>
              <w:rPr>
                <w:noProof/>
                <w:webHidden/>
              </w:rPr>
            </w:r>
            <w:r>
              <w:rPr>
                <w:noProof/>
                <w:webHidden/>
              </w:rPr>
              <w:fldChar w:fldCharType="separate"/>
            </w:r>
            <w:r>
              <w:rPr>
                <w:noProof/>
                <w:webHidden/>
              </w:rPr>
              <w:t>39</w:t>
            </w:r>
            <w:r>
              <w:rPr>
                <w:noProof/>
                <w:webHidden/>
              </w:rPr>
              <w:fldChar w:fldCharType="end"/>
            </w:r>
          </w:hyperlink>
        </w:p>
        <w:p w14:paraId="6E59FC0C" w14:textId="027E4C30"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606" w:history="1">
            <w:r w:rsidRPr="00796364">
              <w:rPr>
                <w:rStyle w:val="affffb"/>
                <w:noProof/>
              </w:rPr>
              <w:t xml:space="preserve">5.4 </w:t>
            </w:r>
            <w:r w:rsidRPr="00796364">
              <w:rPr>
                <w:rStyle w:val="affffb"/>
                <w:noProof/>
              </w:rPr>
              <w:t>资源占用</w:t>
            </w:r>
            <w:r>
              <w:rPr>
                <w:noProof/>
                <w:webHidden/>
              </w:rPr>
              <w:tab/>
            </w:r>
            <w:r>
              <w:rPr>
                <w:noProof/>
                <w:webHidden/>
              </w:rPr>
              <w:fldChar w:fldCharType="begin"/>
            </w:r>
            <w:r>
              <w:rPr>
                <w:noProof/>
                <w:webHidden/>
              </w:rPr>
              <w:instrText xml:space="preserve"> PAGEREF _Toc181005606 \h </w:instrText>
            </w:r>
            <w:r>
              <w:rPr>
                <w:noProof/>
                <w:webHidden/>
              </w:rPr>
            </w:r>
            <w:r>
              <w:rPr>
                <w:noProof/>
                <w:webHidden/>
              </w:rPr>
              <w:fldChar w:fldCharType="separate"/>
            </w:r>
            <w:r>
              <w:rPr>
                <w:noProof/>
                <w:webHidden/>
              </w:rPr>
              <w:t>40</w:t>
            </w:r>
            <w:r>
              <w:rPr>
                <w:noProof/>
                <w:webHidden/>
              </w:rPr>
              <w:fldChar w:fldCharType="end"/>
            </w:r>
          </w:hyperlink>
        </w:p>
        <w:p w14:paraId="0D2743CF" w14:textId="7C97610B" w:rsidR="00E97F90" w:rsidRDefault="00E97F90">
          <w:pPr>
            <w:pStyle w:val="TOC1"/>
            <w:tabs>
              <w:tab w:val="left" w:pos="420"/>
              <w:tab w:val="right" w:leader="dot" w:pos="9628"/>
            </w:tabs>
            <w:rPr>
              <w:b w:val="0"/>
              <w:bCs w:val="0"/>
              <w:noProof/>
              <w:szCs w:val="24"/>
              <w14:ligatures w14:val="standardContextual"/>
            </w:rPr>
          </w:pPr>
          <w:hyperlink w:anchor="_Toc181005607" w:history="1">
            <w:r w:rsidRPr="00796364">
              <w:rPr>
                <w:rStyle w:val="affffb"/>
                <w:noProof/>
              </w:rPr>
              <w:t>6</w:t>
            </w:r>
            <w:r>
              <w:rPr>
                <w:b w:val="0"/>
                <w:bCs w:val="0"/>
                <w:noProof/>
                <w:szCs w:val="24"/>
                <w14:ligatures w14:val="standardContextual"/>
              </w:rPr>
              <w:tab/>
            </w:r>
            <w:r w:rsidRPr="00796364">
              <w:rPr>
                <w:rStyle w:val="affffb"/>
                <w:noProof/>
              </w:rPr>
              <w:t>联动方案</w:t>
            </w:r>
            <w:r>
              <w:rPr>
                <w:noProof/>
                <w:webHidden/>
              </w:rPr>
              <w:tab/>
            </w:r>
            <w:r>
              <w:rPr>
                <w:noProof/>
                <w:webHidden/>
              </w:rPr>
              <w:fldChar w:fldCharType="begin"/>
            </w:r>
            <w:r>
              <w:rPr>
                <w:noProof/>
                <w:webHidden/>
              </w:rPr>
              <w:instrText xml:space="preserve"> PAGEREF _Toc181005607 \h </w:instrText>
            </w:r>
            <w:r>
              <w:rPr>
                <w:noProof/>
                <w:webHidden/>
              </w:rPr>
            </w:r>
            <w:r>
              <w:rPr>
                <w:noProof/>
                <w:webHidden/>
              </w:rPr>
              <w:fldChar w:fldCharType="separate"/>
            </w:r>
            <w:r>
              <w:rPr>
                <w:noProof/>
                <w:webHidden/>
              </w:rPr>
              <w:t>41</w:t>
            </w:r>
            <w:r>
              <w:rPr>
                <w:noProof/>
                <w:webHidden/>
              </w:rPr>
              <w:fldChar w:fldCharType="end"/>
            </w:r>
          </w:hyperlink>
        </w:p>
        <w:p w14:paraId="366121F5" w14:textId="03A4562C"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608" w:history="1">
            <w:r w:rsidRPr="00796364">
              <w:rPr>
                <w:rStyle w:val="affffb"/>
                <w:noProof/>
              </w:rPr>
              <w:t>6.1 AiLPHA</w:t>
            </w:r>
            <w:r w:rsidRPr="00796364">
              <w:rPr>
                <w:rStyle w:val="affffb"/>
                <w:noProof/>
              </w:rPr>
              <w:t>安全分析与管理平台</w:t>
            </w:r>
            <w:r>
              <w:rPr>
                <w:noProof/>
                <w:webHidden/>
              </w:rPr>
              <w:tab/>
            </w:r>
            <w:r>
              <w:rPr>
                <w:noProof/>
                <w:webHidden/>
              </w:rPr>
              <w:fldChar w:fldCharType="begin"/>
            </w:r>
            <w:r>
              <w:rPr>
                <w:noProof/>
                <w:webHidden/>
              </w:rPr>
              <w:instrText xml:space="preserve"> PAGEREF _Toc181005608 \h </w:instrText>
            </w:r>
            <w:r>
              <w:rPr>
                <w:noProof/>
                <w:webHidden/>
              </w:rPr>
            </w:r>
            <w:r>
              <w:rPr>
                <w:noProof/>
                <w:webHidden/>
              </w:rPr>
              <w:fldChar w:fldCharType="separate"/>
            </w:r>
            <w:r>
              <w:rPr>
                <w:noProof/>
                <w:webHidden/>
              </w:rPr>
              <w:t>41</w:t>
            </w:r>
            <w:r>
              <w:rPr>
                <w:noProof/>
                <w:webHidden/>
              </w:rPr>
              <w:fldChar w:fldCharType="end"/>
            </w:r>
          </w:hyperlink>
        </w:p>
        <w:p w14:paraId="476091F7" w14:textId="2794505F"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609" w:history="1">
            <w:r w:rsidRPr="00796364">
              <w:rPr>
                <w:rStyle w:val="affffb"/>
                <w:noProof/>
              </w:rPr>
              <w:t xml:space="preserve">6.2 </w:t>
            </w:r>
            <w:r w:rsidRPr="00796364">
              <w:rPr>
                <w:rStyle w:val="affffb"/>
                <w:noProof/>
              </w:rPr>
              <w:t>明御</w:t>
            </w:r>
            <w:r w:rsidRPr="00796364">
              <w:rPr>
                <w:rStyle w:val="affffb"/>
                <w:rFonts w:eastAsia="宋体"/>
                <w:noProof/>
                <w:vertAlign w:val="superscript"/>
              </w:rPr>
              <w:t>®</w:t>
            </w:r>
            <w:r w:rsidRPr="00796364">
              <w:rPr>
                <w:rStyle w:val="affffb"/>
                <w:rFonts w:eastAsia="宋体"/>
                <w:noProof/>
              </w:rPr>
              <w:t>APT</w:t>
            </w:r>
            <w:r w:rsidRPr="00796364">
              <w:rPr>
                <w:rStyle w:val="affffb"/>
                <w:rFonts w:ascii="方正兰亭黑简体" w:hAnsi="方正兰亭黑简体"/>
                <w:noProof/>
              </w:rPr>
              <w:t>攻击预警平台</w:t>
            </w:r>
            <w:r>
              <w:rPr>
                <w:noProof/>
                <w:webHidden/>
              </w:rPr>
              <w:tab/>
            </w:r>
            <w:r>
              <w:rPr>
                <w:noProof/>
                <w:webHidden/>
              </w:rPr>
              <w:fldChar w:fldCharType="begin"/>
            </w:r>
            <w:r>
              <w:rPr>
                <w:noProof/>
                <w:webHidden/>
              </w:rPr>
              <w:instrText xml:space="preserve"> PAGEREF _Toc181005609 \h </w:instrText>
            </w:r>
            <w:r>
              <w:rPr>
                <w:noProof/>
                <w:webHidden/>
              </w:rPr>
            </w:r>
            <w:r>
              <w:rPr>
                <w:noProof/>
                <w:webHidden/>
              </w:rPr>
              <w:fldChar w:fldCharType="separate"/>
            </w:r>
            <w:r>
              <w:rPr>
                <w:noProof/>
                <w:webHidden/>
              </w:rPr>
              <w:t>41</w:t>
            </w:r>
            <w:r>
              <w:rPr>
                <w:noProof/>
                <w:webHidden/>
              </w:rPr>
              <w:fldChar w:fldCharType="end"/>
            </w:r>
          </w:hyperlink>
        </w:p>
        <w:p w14:paraId="5ECC8207" w14:textId="27F1CDC5"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610" w:history="1">
            <w:r w:rsidRPr="00796364">
              <w:rPr>
                <w:rStyle w:val="affffb"/>
                <w:noProof/>
              </w:rPr>
              <w:t xml:space="preserve">6.3 </w:t>
            </w:r>
            <w:r w:rsidRPr="00796364">
              <w:rPr>
                <w:rStyle w:val="affffb"/>
                <w:noProof/>
              </w:rPr>
              <w:t>明御</w:t>
            </w:r>
            <w:r w:rsidRPr="00796364">
              <w:rPr>
                <w:rStyle w:val="affffb"/>
                <w:rFonts w:cs="Cambria"/>
                <w:noProof/>
                <w:vertAlign w:val="superscript"/>
              </w:rPr>
              <w:t>®</w:t>
            </w:r>
            <w:r w:rsidRPr="00796364">
              <w:rPr>
                <w:rStyle w:val="affffb"/>
                <w:noProof/>
              </w:rPr>
              <w:t>安全网关</w:t>
            </w:r>
            <w:r>
              <w:rPr>
                <w:noProof/>
                <w:webHidden/>
              </w:rPr>
              <w:tab/>
            </w:r>
            <w:r>
              <w:rPr>
                <w:noProof/>
                <w:webHidden/>
              </w:rPr>
              <w:fldChar w:fldCharType="begin"/>
            </w:r>
            <w:r>
              <w:rPr>
                <w:noProof/>
                <w:webHidden/>
              </w:rPr>
              <w:instrText xml:space="preserve"> PAGEREF _Toc181005610 \h </w:instrText>
            </w:r>
            <w:r>
              <w:rPr>
                <w:noProof/>
                <w:webHidden/>
              </w:rPr>
            </w:r>
            <w:r>
              <w:rPr>
                <w:noProof/>
                <w:webHidden/>
              </w:rPr>
              <w:fldChar w:fldCharType="separate"/>
            </w:r>
            <w:r>
              <w:rPr>
                <w:noProof/>
                <w:webHidden/>
              </w:rPr>
              <w:t>41</w:t>
            </w:r>
            <w:r>
              <w:rPr>
                <w:noProof/>
                <w:webHidden/>
              </w:rPr>
              <w:fldChar w:fldCharType="end"/>
            </w:r>
          </w:hyperlink>
        </w:p>
        <w:p w14:paraId="66A52374" w14:textId="70433428"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611" w:history="1">
            <w:r w:rsidRPr="00796364">
              <w:rPr>
                <w:rStyle w:val="affffb"/>
                <w:noProof/>
              </w:rPr>
              <w:t>6.4 TAM</w:t>
            </w:r>
            <w:r w:rsidRPr="00796364">
              <w:rPr>
                <w:rStyle w:val="affffb"/>
                <w:noProof/>
              </w:rPr>
              <w:t>零信任身份服务中心</w:t>
            </w:r>
            <w:r>
              <w:rPr>
                <w:noProof/>
                <w:webHidden/>
              </w:rPr>
              <w:tab/>
            </w:r>
            <w:r>
              <w:rPr>
                <w:noProof/>
                <w:webHidden/>
              </w:rPr>
              <w:fldChar w:fldCharType="begin"/>
            </w:r>
            <w:r>
              <w:rPr>
                <w:noProof/>
                <w:webHidden/>
              </w:rPr>
              <w:instrText xml:space="preserve"> PAGEREF _Toc181005611 \h </w:instrText>
            </w:r>
            <w:r>
              <w:rPr>
                <w:noProof/>
                <w:webHidden/>
              </w:rPr>
            </w:r>
            <w:r>
              <w:rPr>
                <w:noProof/>
                <w:webHidden/>
              </w:rPr>
              <w:fldChar w:fldCharType="separate"/>
            </w:r>
            <w:r>
              <w:rPr>
                <w:noProof/>
                <w:webHidden/>
              </w:rPr>
              <w:t>41</w:t>
            </w:r>
            <w:r>
              <w:rPr>
                <w:noProof/>
                <w:webHidden/>
              </w:rPr>
              <w:fldChar w:fldCharType="end"/>
            </w:r>
          </w:hyperlink>
        </w:p>
        <w:p w14:paraId="684DFBF8" w14:textId="2792620D"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612" w:history="1">
            <w:r w:rsidRPr="00796364">
              <w:rPr>
                <w:rStyle w:val="affffb"/>
                <w:noProof/>
              </w:rPr>
              <w:t xml:space="preserve">6.5 </w:t>
            </w:r>
            <w:r w:rsidRPr="00796364">
              <w:rPr>
                <w:rStyle w:val="affffb"/>
                <w:noProof/>
              </w:rPr>
              <w:t>明鉴</w:t>
            </w:r>
            <w:r w:rsidRPr="00796364">
              <w:rPr>
                <w:rStyle w:val="affffb"/>
                <w:noProof/>
                <w:vertAlign w:val="superscript"/>
              </w:rPr>
              <w:t>®</w:t>
            </w:r>
            <w:r w:rsidRPr="00796364">
              <w:rPr>
                <w:rStyle w:val="affffb"/>
                <w:noProof/>
              </w:rPr>
              <w:t>迷网系统</w:t>
            </w:r>
            <w:r>
              <w:rPr>
                <w:noProof/>
                <w:webHidden/>
              </w:rPr>
              <w:tab/>
            </w:r>
            <w:r>
              <w:rPr>
                <w:noProof/>
                <w:webHidden/>
              </w:rPr>
              <w:fldChar w:fldCharType="begin"/>
            </w:r>
            <w:r>
              <w:rPr>
                <w:noProof/>
                <w:webHidden/>
              </w:rPr>
              <w:instrText xml:space="preserve"> PAGEREF _Toc181005612 \h </w:instrText>
            </w:r>
            <w:r>
              <w:rPr>
                <w:noProof/>
                <w:webHidden/>
              </w:rPr>
            </w:r>
            <w:r>
              <w:rPr>
                <w:noProof/>
                <w:webHidden/>
              </w:rPr>
              <w:fldChar w:fldCharType="separate"/>
            </w:r>
            <w:r>
              <w:rPr>
                <w:noProof/>
                <w:webHidden/>
              </w:rPr>
              <w:t>41</w:t>
            </w:r>
            <w:r>
              <w:rPr>
                <w:noProof/>
                <w:webHidden/>
              </w:rPr>
              <w:fldChar w:fldCharType="end"/>
            </w:r>
          </w:hyperlink>
        </w:p>
        <w:p w14:paraId="12C84957" w14:textId="02F9B0C7" w:rsidR="00E97F90" w:rsidRDefault="00E97F90">
          <w:pPr>
            <w:pStyle w:val="TOC2"/>
            <w:tabs>
              <w:tab w:val="right" w:leader="dot" w:pos="9628"/>
            </w:tabs>
            <w:spacing w:before="158" w:after="158"/>
            <w:rPr>
              <w:rFonts w:asciiTheme="minorHAnsi" w:eastAsiaTheme="minorEastAsia" w:hAnsiTheme="minorHAnsi"/>
              <w:noProof/>
              <w:szCs w:val="24"/>
              <w14:ligatures w14:val="standardContextual"/>
            </w:rPr>
          </w:pPr>
          <w:hyperlink w:anchor="_Toc181005613" w:history="1">
            <w:r w:rsidRPr="00796364">
              <w:rPr>
                <w:rStyle w:val="affffb"/>
                <w:noProof/>
              </w:rPr>
              <w:t xml:space="preserve">6.6 </w:t>
            </w:r>
            <w:r w:rsidRPr="00796364">
              <w:rPr>
                <w:rStyle w:val="affffb"/>
                <w:noProof/>
              </w:rPr>
              <w:t>明御</w:t>
            </w:r>
            <w:r w:rsidRPr="00796364">
              <w:rPr>
                <w:rStyle w:val="affffb"/>
                <w:rFonts w:cs="Cambria"/>
                <w:noProof/>
                <w:vertAlign w:val="superscript"/>
              </w:rPr>
              <w:t>®</w:t>
            </w:r>
            <w:r w:rsidRPr="00796364">
              <w:rPr>
                <w:rStyle w:val="affffb"/>
                <w:noProof/>
              </w:rPr>
              <w:t>运维审计与风险控制系统</w:t>
            </w:r>
            <w:r>
              <w:rPr>
                <w:noProof/>
                <w:webHidden/>
              </w:rPr>
              <w:tab/>
            </w:r>
            <w:r>
              <w:rPr>
                <w:noProof/>
                <w:webHidden/>
              </w:rPr>
              <w:fldChar w:fldCharType="begin"/>
            </w:r>
            <w:r>
              <w:rPr>
                <w:noProof/>
                <w:webHidden/>
              </w:rPr>
              <w:instrText xml:space="preserve"> PAGEREF _Toc181005613 \h </w:instrText>
            </w:r>
            <w:r>
              <w:rPr>
                <w:noProof/>
                <w:webHidden/>
              </w:rPr>
            </w:r>
            <w:r>
              <w:rPr>
                <w:noProof/>
                <w:webHidden/>
              </w:rPr>
              <w:fldChar w:fldCharType="separate"/>
            </w:r>
            <w:r>
              <w:rPr>
                <w:noProof/>
                <w:webHidden/>
              </w:rPr>
              <w:t>41</w:t>
            </w:r>
            <w:r>
              <w:rPr>
                <w:noProof/>
                <w:webHidden/>
              </w:rPr>
              <w:fldChar w:fldCharType="end"/>
            </w:r>
          </w:hyperlink>
        </w:p>
        <w:p w14:paraId="460DAD49" w14:textId="28B245D4" w:rsidR="001E00E5" w:rsidRDefault="00000000">
          <w:pPr>
            <w:spacing w:before="158" w:after="158" w:line="400" w:lineRule="exact"/>
            <w:rPr>
              <w:rFonts w:cs="Times New Roman"/>
              <w:i/>
            </w:rPr>
          </w:pPr>
          <w:r>
            <w:rPr>
              <w:rFonts w:cs="Times New Roman"/>
              <w:lang w:val="zh-CN"/>
            </w:rPr>
            <w:fldChar w:fldCharType="end"/>
          </w:r>
        </w:p>
      </w:sdtContent>
    </w:sdt>
    <w:p w14:paraId="15BD9965" w14:textId="77777777" w:rsidR="001E00E5" w:rsidRDefault="001E00E5">
      <w:pPr>
        <w:adjustRightInd w:val="0"/>
        <w:spacing w:before="158" w:after="158"/>
        <w:rPr>
          <w:rFonts w:cs="Times New Roman"/>
        </w:rPr>
        <w:sectPr w:rsidR="001E00E5">
          <w:footerReference w:type="default" r:id="rId16"/>
          <w:pgSz w:w="11906" w:h="16838"/>
          <w:pgMar w:top="1418" w:right="1134" w:bottom="1418" w:left="1134" w:header="851" w:footer="567" w:gutter="0"/>
          <w:pgNumType w:fmt="upperRoman"/>
          <w:cols w:space="425"/>
          <w:docGrid w:type="lines" w:linePitch="317"/>
        </w:sectPr>
      </w:pPr>
    </w:p>
    <w:p w14:paraId="25B2834C" w14:textId="77777777" w:rsidR="001E00E5" w:rsidRDefault="00000000">
      <w:pPr>
        <w:pStyle w:val="1dbapp"/>
        <w:numPr>
          <w:ilvl w:val="0"/>
          <w:numId w:val="0"/>
        </w:numPr>
        <w:spacing w:before="158" w:after="158" w:line="276" w:lineRule="auto"/>
      </w:pPr>
      <w:bookmarkStart w:id="9" w:name="_Toc195598413"/>
      <w:bookmarkStart w:id="10" w:name="_Toc182326960"/>
      <w:bookmarkStart w:id="11" w:name="_Toc249346411"/>
      <w:bookmarkStart w:id="12" w:name="_Toc234222631"/>
      <w:bookmarkStart w:id="13" w:name="_Toc199328316"/>
      <w:bookmarkStart w:id="14" w:name="_Toc199329069"/>
      <w:bookmarkStart w:id="15" w:name="_Toc265079019"/>
      <w:bookmarkStart w:id="16" w:name="_Toc265227084"/>
      <w:bookmarkStart w:id="17" w:name="_Toc230511357"/>
      <w:bookmarkStart w:id="18" w:name="_Toc184559775"/>
      <w:bookmarkStart w:id="19" w:name="_Toc232850912"/>
      <w:bookmarkStart w:id="20" w:name="_Toc200013379"/>
      <w:bookmarkStart w:id="21" w:name="_Toc186615055"/>
      <w:bookmarkStart w:id="22" w:name="_Toc278187406"/>
      <w:bookmarkStart w:id="23" w:name="_Toc182623157"/>
      <w:bookmarkStart w:id="24" w:name="_Toc328749555"/>
      <w:bookmarkStart w:id="25" w:name="_Toc120091586"/>
      <w:bookmarkStart w:id="26" w:name="_Toc208235744"/>
      <w:bookmarkStart w:id="27" w:name="_Toc200168119"/>
      <w:bookmarkStart w:id="28" w:name="_Toc209866984"/>
      <w:bookmarkStart w:id="29" w:name="_Toc249517525"/>
      <w:bookmarkStart w:id="30" w:name="_Toc184557085"/>
      <w:bookmarkStart w:id="31" w:name="_Toc199920709"/>
      <w:bookmarkStart w:id="32" w:name="_Toc619370069"/>
      <w:bookmarkStart w:id="33" w:name="_Toc258337248"/>
      <w:bookmarkStart w:id="34" w:name="_Toc184783590"/>
      <w:bookmarkStart w:id="35" w:name="_Toc243462098"/>
      <w:bookmarkStart w:id="36" w:name="_Toc244319503"/>
      <w:bookmarkStart w:id="37" w:name="_Toc257272219"/>
      <w:bookmarkStart w:id="38" w:name="_Toc179958853"/>
      <w:bookmarkStart w:id="39" w:name="_Toc317088012"/>
      <w:bookmarkStart w:id="40" w:name="_Toc257639990"/>
      <w:bookmarkStart w:id="41" w:name="_Toc177976100"/>
      <w:bookmarkStart w:id="42" w:name="_Ref200165895"/>
      <w:bookmarkStart w:id="43" w:name="_Toc238272918"/>
      <w:bookmarkStart w:id="44" w:name="_Toc261876217"/>
      <w:bookmarkStart w:id="45" w:name="_Toc182469363"/>
      <w:bookmarkStart w:id="46" w:name="_Toc200008060"/>
      <w:bookmarkStart w:id="47" w:name="_Toc59204617"/>
      <w:bookmarkStart w:id="48" w:name="_Toc38636264"/>
      <w:bookmarkStart w:id="49" w:name="_Toc197338640"/>
      <w:bookmarkStart w:id="50" w:name="_Toc200179904"/>
      <w:bookmarkStart w:id="51" w:name="_Toc249183078"/>
      <w:bookmarkStart w:id="52" w:name="_Toc257632789"/>
      <w:bookmarkStart w:id="53" w:name="_Toc194380031"/>
      <w:bookmarkStart w:id="54" w:name="_Toc27568848"/>
      <w:bookmarkStart w:id="55" w:name="_Toc28331037"/>
      <w:bookmarkStart w:id="56" w:name="_Toc234052187"/>
      <w:bookmarkStart w:id="57" w:name="_Toc290655992"/>
      <w:bookmarkStart w:id="58" w:name="_Toc311468819"/>
      <w:bookmarkStart w:id="59" w:name="_Toc69834354"/>
      <w:bookmarkStart w:id="60" w:name="_Toc238878194"/>
      <w:bookmarkStart w:id="61" w:name="_Toc24096484"/>
      <w:bookmarkStart w:id="62" w:name="_Toc181005511"/>
      <w:r>
        <w:lastRenderedPageBreak/>
        <w:t>前言</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4C63B8A6" w14:textId="77777777" w:rsidR="001E00E5" w:rsidRDefault="00000000">
      <w:pPr>
        <w:pStyle w:val="afffff5"/>
        <w:spacing w:before="158" w:after="158"/>
      </w:pPr>
      <w:r>
        <w:t>概述</w:t>
      </w:r>
    </w:p>
    <w:p w14:paraId="28AFA16E" w14:textId="77777777" w:rsidR="001E00E5" w:rsidRDefault="00000000">
      <w:pPr>
        <w:pStyle w:val="dbappF5"/>
        <w:spacing w:before="158" w:after="158"/>
        <w:rPr>
          <w:rFonts w:ascii="Times New Roman" w:eastAsia="方正兰亭黑简体" w:hAnsi="Times New Roman"/>
        </w:rPr>
      </w:pPr>
      <w:r>
        <w:rPr>
          <w:rFonts w:ascii="Times New Roman" w:eastAsia="方正兰亭黑简体" w:hAnsi="Times New Roman"/>
        </w:rPr>
        <w:t>感谢您选择安恒信息的网络安全产品。</w:t>
      </w:r>
      <w:r>
        <w:rPr>
          <w:rFonts w:ascii="Times New Roman" w:eastAsia="方正兰亭黑简体" w:hAnsi="Times New Roman" w:hint="eastAsia"/>
        </w:rPr>
        <w:t>明御终端安全及防病毒系统（以下简称“</w:t>
      </w:r>
      <w:r>
        <w:rPr>
          <w:rFonts w:ascii="Times New Roman" w:eastAsia="方正兰亭黑简体" w:hAnsi="Times New Roman" w:cs="Times New Roman"/>
        </w:rPr>
        <w:t>EDR</w:t>
      </w:r>
      <w:r>
        <w:rPr>
          <w:rFonts w:ascii="Times New Roman" w:eastAsia="方正兰亭黑简体" w:hAnsi="Times New Roman" w:hint="eastAsia"/>
        </w:rPr>
        <w:t>”）是安恒信息在深入分析与研究常见黑客入侵技术的基础上，总结归纳大量的安全漏洞信息和攻击方式后，研制开发的新一代终端安全防护产品。</w:t>
      </w:r>
    </w:p>
    <w:p w14:paraId="74D0CCBA" w14:textId="77777777" w:rsidR="001E00E5" w:rsidRDefault="00000000">
      <w:pPr>
        <w:pStyle w:val="dbappF5"/>
        <w:spacing w:before="158" w:after="158"/>
        <w:rPr>
          <w:rFonts w:ascii="Times New Roman" w:eastAsia="方正兰亭黑简体" w:hAnsi="Times New Roman"/>
        </w:rPr>
      </w:pPr>
      <w:r>
        <w:rPr>
          <w:rFonts w:ascii="Times New Roman" w:eastAsia="方正兰亭黑简体" w:hAnsi="Times New Roman"/>
        </w:rPr>
        <w:t>本手册</w:t>
      </w:r>
      <w:r>
        <w:rPr>
          <w:rFonts w:ascii="Times New Roman" w:eastAsia="方正兰亭黑简体" w:hAnsi="Times New Roman" w:hint="eastAsia"/>
        </w:rPr>
        <w:t>详细介绍了明御终端安全及防病毒系统</w:t>
      </w:r>
      <w:r>
        <w:rPr>
          <w:rFonts w:ascii="Times New Roman" w:eastAsia="方正兰亭黑简体" w:hAnsi="Times New Roman"/>
        </w:rPr>
        <w:t>的</w:t>
      </w:r>
      <w:r>
        <w:rPr>
          <w:rFonts w:ascii="Times New Roman" w:eastAsia="方正兰亭黑简体" w:hAnsi="Times New Roman" w:hint="eastAsia"/>
        </w:rPr>
        <w:t>功能及使用场景等。主要包括背景信息、产品概述、产品功能、产品特点、部署方案以及联动方案。</w:t>
      </w:r>
    </w:p>
    <w:p w14:paraId="094AFEA0" w14:textId="77777777" w:rsidR="001E00E5" w:rsidRDefault="00000000">
      <w:pPr>
        <w:pStyle w:val="dbappF5"/>
        <w:spacing w:before="158" w:after="158"/>
        <w:rPr>
          <w:rFonts w:ascii="Times New Roman" w:eastAsia="方正兰亭黑简体" w:hAnsi="Times New Roman"/>
        </w:rPr>
      </w:pPr>
      <w:r>
        <w:rPr>
          <w:rFonts w:ascii="Times New Roman" w:eastAsia="方正兰亭黑简体" w:hAnsi="Times New Roman"/>
        </w:rPr>
        <w:t>手册所提供的内容仅具备一般性的指导意义，并不确保涵盖所有型号产品的所有使用场景。因版本升级、设备型号、配置文件不同等原因，手册中所提供的内容与用户使用的实际设备界面可能不一致，请以用户设备界面的实际信息为准，手册中不再针对前述情况造成的差异一一说明。</w:t>
      </w:r>
    </w:p>
    <w:p w14:paraId="1D16E7C4" w14:textId="77777777" w:rsidR="001E00E5" w:rsidRDefault="00000000">
      <w:pPr>
        <w:pStyle w:val="dbappF5"/>
        <w:spacing w:before="158" w:after="158"/>
        <w:rPr>
          <w:rFonts w:ascii="Times New Roman" w:eastAsia="方正兰亭黑简体" w:hAnsi="Times New Roman"/>
        </w:rPr>
      </w:pPr>
      <w:r>
        <w:rPr>
          <w:rFonts w:ascii="Times New Roman" w:eastAsia="方正兰亭黑简体" w:hAnsi="Times New Roman"/>
        </w:rPr>
        <w:t>出于功能介绍及配置示例的需要，手册中可能会使用</w:t>
      </w:r>
      <w:r>
        <w:rPr>
          <w:rFonts w:ascii="Times New Roman" w:eastAsia="方正兰亭黑简体" w:hAnsi="Times New Roman"/>
        </w:rPr>
        <w:t>IP</w:t>
      </w:r>
      <w:r>
        <w:rPr>
          <w:rFonts w:ascii="Times New Roman" w:eastAsia="方正兰亭黑简体" w:hAnsi="Times New Roman"/>
        </w:rPr>
        <w:t>地址、网址、域名等。如无特殊说明上述内容均为示</w:t>
      </w:r>
      <w:r>
        <w:rPr>
          <w:rFonts w:ascii="Times New Roman" w:eastAsia="方正兰亭黑简体" w:hAnsi="Times New Roman" w:hint="eastAsia"/>
        </w:rPr>
        <w:t>例</w:t>
      </w:r>
      <w:r>
        <w:rPr>
          <w:rFonts w:ascii="Times New Roman" w:eastAsia="方正兰亭黑简体" w:hAnsi="Times New Roman"/>
        </w:rPr>
        <w:t>，不指代任何实际意义。</w:t>
      </w:r>
    </w:p>
    <w:p w14:paraId="12C6010E" w14:textId="77777777" w:rsidR="001E00E5" w:rsidRDefault="00000000">
      <w:pPr>
        <w:pStyle w:val="afffff5"/>
        <w:spacing w:before="158" w:after="158"/>
      </w:pPr>
      <w:bookmarkStart w:id="63" w:name="_Toc24096485"/>
      <w:bookmarkStart w:id="64" w:name="_Toc27568849"/>
      <w:r>
        <w:t>预期读者</w:t>
      </w:r>
      <w:bookmarkEnd w:id="63"/>
      <w:bookmarkEnd w:id="64"/>
    </w:p>
    <w:p w14:paraId="51232810" w14:textId="77777777" w:rsidR="001E00E5" w:rsidRDefault="00000000">
      <w:pPr>
        <w:spacing w:before="158" w:after="158"/>
      </w:pPr>
      <w:r>
        <w:t>本文档主要适用于期望了解</w:t>
      </w:r>
      <w:r>
        <w:rPr>
          <w:rFonts w:hint="eastAsia"/>
        </w:rPr>
        <w:t>明御终端安全及防病毒系统</w:t>
      </w:r>
      <w:r>
        <w:t>的读者，包括服务工程师、系统管理员、网络管理员等。本文假设读者对以下领域的知识有一定了解：</w:t>
      </w:r>
    </w:p>
    <w:p w14:paraId="4CC4CD92" w14:textId="77777777" w:rsidR="001E00E5" w:rsidRDefault="00000000">
      <w:pPr>
        <w:pStyle w:val="a"/>
        <w:numPr>
          <w:ilvl w:val="0"/>
          <w:numId w:val="18"/>
        </w:numPr>
        <w:snapToGrid/>
        <w:spacing w:before="158" w:after="158"/>
      </w:pPr>
      <w:r>
        <w:rPr>
          <w:rFonts w:cs="Times New Roman"/>
        </w:rPr>
        <w:t>TCP/IP</w:t>
      </w:r>
      <w:r>
        <w:rPr>
          <w:rFonts w:cs="PingFang SC" w:hint="eastAsia"/>
        </w:rPr>
        <w:t>、</w:t>
      </w:r>
      <w:r>
        <w:rPr>
          <w:rFonts w:cs="Times New Roman"/>
        </w:rPr>
        <w:t>SNMP</w:t>
      </w:r>
      <w:r>
        <w:rPr>
          <w:rFonts w:cs="PingFang SC" w:hint="eastAsia"/>
        </w:rPr>
        <w:t>等基础网络通讯协议。</w:t>
      </w:r>
    </w:p>
    <w:p w14:paraId="350F3920" w14:textId="77777777" w:rsidR="001E00E5" w:rsidRDefault="00000000">
      <w:pPr>
        <w:pStyle w:val="a"/>
        <w:numPr>
          <w:ilvl w:val="0"/>
          <w:numId w:val="18"/>
        </w:numPr>
        <w:snapToGrid/>
        <w:spacing w:before="158" w:after="158"/>
      </w:pPr>
      <w:r>
        <w:rPr>
          <w:rFonts w:cs="Times New Roman" w:hint="eastAsia"/>
        </w:rPr>
        <w:t>终端防护类产品的基本原理</w:t>
      </w:r>
      <w:r>
        <w:rPr>
          <w:rFonts w:cs="PingFang SC" w:hint="eastAsia"/>
        </w:rPr>
        <w:t>。</w:t>
      </w:r>
    </w:p>
    <w:p w14:paraId="240F475C" w14:textId="77777777" w:rsidR="001E00E5" w:rsidRDefault="00000000">
      <w:pPr>
        <w:pStyle w:val="a"/>
        <w:numPr>
          <w:ilvl w:val="0"/>
          <w:numId w:val="18"/>
        </w:numPr>
        <w:snapToGrid/>
        <w:spacing w:before="158" w:after="158"/>
      </w:pPr>
      <w:r>
        <w:rPr>
          <w:rFonts w:cs="PingFang SC" w:hint="eastAsia"/>
        </w:rPr>
        <w:t>网络安全技术相关知识，包括常用攻击和防御手段。</w:t>
      </w:r>
    </w:p>
    <w:p w14:paraId="793159E1" w14:textId="77777777" w:rsidR="001E00E5" w:rsidRDefault="00000000">
      <w:pPr>
        <w:pStyle w:val="afffff5"/>
        <w:spacing w:before="158" w:after="158"/>
      </w:pPr>
      <w:bookmarkStart w:id="65" w:name="_Toc24096487"/>
      <w:bookmarkStart w:id="66" w:name="_Toc27568851"/>
      <w:r>
        <w:lastRenderedPageBreak/>
        <w:t>获得帮助</w:t>
      </w:r>
      <w:bookmarkEnd w:id="65"/>
      <w:bookmarkEnd w:id="66"/>
    </w:p>
    <w:p w14:paraId="7551F52F" w14:textId="77777777" w:rsidR="001E00E5" w:rsidRDefault="00000000">
      <w:pPr>
        <w:spacing w:before="158" w:after="158"/>
      </w:pPr>
      <w:r>
        <w:t>使用过程中如遇任何问题，请致电服务热线</w:t>
      </w:r>
      <w:r>
        <w:rPr>
          <w:rFonts w:cs="Times New Roman"/>
        </w:rPr>
        <w:t>400-6059-110</w:t>
      </w:r>
      <w:r>
        <w:t>。</w:t>
      </w:r>
    </w:p>
    <w:p w14:paraId="6438145E" w14:textId="77777777" w:rsidR="001E00E5" w:rsidRDefault="00000000">
      <w:pPr>
        <w:spacing w:before="158" w:after="158"/>
      </w:pPr>
      <w:r>
        <w:t>请访问安恒社区</w:t>
      </w:r>
      <w:r>
        <w:fldChar w:fldCharType="begin"/>
      </w:r>
      <w:r>
        <w:instrText>HYPERLINK "https://bbs.dbappsecurity.com.cn/"</w:instrText>
      </w:r>
      <w:r>
        <w:fldChar w:fldCharType="separate"/>
      </w:r>
      <w:r>
        <w:rPr>
          <w:rStyle w:val="affffb"/>
          <w:rFonts w:eastAsia="方正兰亭黑简体" w:cs="Times New Roman"/>
        </w:rPr>
        <w:t>https://bbs.dbappsecurity.com.cn</w:t>
      </w:r>
      <w:r>
        <w:rPr>
          <w:rStyle w:val="affffb"/>
          <w:rFonts w:eastAsia="方正兰亭黑简体" w:cs="Times New Roman"/>
        </w:rPr>
        <w:fldChar w:fldCharType="end"/>
      </w:r>
      <w:r>
        <w:t>获取更多文档。</w:t>
      </w:r>
    </w:p>
    <w:p w14:paraId="56724392" w14:textId="77777777" w:rsidR="001E00E5" w:rsidRDefault="00000000">
      <w:pPr>
        <w:spacing w:before="158" w:after="158" w:line="276" w:lineRule="auto"/>
        <w:rPr>
          <w:rFonts w:cs="Times New Roman"/>
          <w:b/>
        </w:rPr>
      </w:pPr>
      <w:r>
        <w:rPr>
          <w:rFonts w:cs="Times New Roman"/>
          <w:b/>
        </w:rPr>
        <w:t>联系信息</w:t>
      </w:r>
    </w:p>
    <w:p w14:paraId="789727AE" w14:textId="77777777" w:rsidR="001E00E5" w:rsidRDefault="00000000">
      <w:pPr>
        <w:spacing w:before="158" w:after="158"/>
      </w:pPr>
      <w:r>
        <w:t>地址：浙江省杭州市滨江区西兴街道联慧街</w:t>
      </w:r>
      <w:r>
        <w:rPr>
          <w:rFonts w:cs="Times New Roman"/>
        </w:rPr>
        <w:t>188</w:t>
      </w:r>
      <w:r>
        <w:t>号安恒大厦</w:t>
      </w:r>
    </w:p>
    <w:p w14:paraId="59DA30C6" w14:textId="77777777" w:rsidR="001E00E5" w:rsidRDefault="00000000">
      <w:pPr>
        <w:spacing w:before="158" w:after="158"/>
      </w:pPr>
      <w:r>
        <w:t>邮编：</w:t>
      </w:r>
      <w:r>
        <w:rPr>
          <w:rFonts w:cs="Times New Roman"/>
        </w:rPr>
        <w:t>310051</w:t>
      </w:r>
    </w:p>
    <w:p w14:paraId="228E11CB" w14:textId="77777777" w:rsidR="001E00E5" w:rsidRDefault="00000000">
      <w:pPr>
        <w:spacing w:before="158" w:after="158"/>
      </w:pPr>
      <w:r>
        <w:t>电话：</w:t>
      </w:r>
      <w:r>
        <w:rPr>
          <w:rFonts w:cs="Times New Roman"/>
        </w:rPr>
        <w:t>0571-88380999</w:t>
      </w:r>
    </w:p>
    <w:p w14:paraId="3F4D67DF" w14:textId="77777777" w:rsidR="001E00E5" w:rsidRDefault="00000000">
      <w:pPr>
        <w:spacing w:before="158" w:after="158"/>
      </w:pPr>
      <w:r>
        <w:t>传真：</w:t>
      </w:r>
      <w:r>
        <w:rPr>
          <w:rFonts w:cs="Times New Roman"/>
        </w:rPr>
        <w:t>0571-28863666</w:t>
      </w:r>
    </w:p>
    <w:p w14:paraId="1796A8A9" w14:textId="77777777" w:rsidR="001E00E5" w:rsidRDefault="00000000">
      <w:pPr>
        <w:spacing w:before="158" w:after="158"/>
        <w:rPr>
          <w:rStyle w:val="affffb"/>
          <w:rFonts w:eastAsia="方正兰亭黑简体"/>
        </w:rPr>
      </w:pPr>
      <w:r>
        <w:t>官网：</w:t>
      </w:r>
      <w:r>
        <w:fldChar w:fldCharType="begin"/>
      </w:r>
      <w:r>
        <w:instrText>HYPERLINK "http://www.dbappsecurity.com.cn"</w:instrText>
      </w:r>
      <w:r>
        <w:fldChar w:fldCharType="separate"/>
      </w:r>
      <w:r>
        <w:rPr>
          <w:rStyle w:val="affffb"/>
          <w:rFonts w:eastAsia="方正兰亭黑简体" w:cs="Times New Roman"/>
        </w:rPr>
        <w:t>http://www.dbappsecurity.com.cn</w:t>
      </w:r>
      <w:r>
        <w:rPr>
          <w:rStyle w:val="affffb"/>
          <w:rFonts w:eastAsia="方正兰亭黑简体" w:cs="Times New Roman"/>
        </w:rPr>
        <w:fldChar w:fldCharType="end"/>
      </w:r>
    </w:p>
    <w:p w14:paraId="09D11C49" w14:textId="77777777" w:rsidR="001E00E5" w:rsidRDefault="00000000">
      <w:pPr>
        <w:pStyle w:val="afffff5"/>
      </w:pPr>
      <w:r>
        <w:rPr>
          <w:rFonts w:hint="eastAsia"/>
        </w:rPr>
        <w:t>文档意见反馈</w:t>
      </w:r>
    </w:p>
    <w:p w14:paraId="3636DB89" w14:textId="77777777" w:rsidR="001E00E5" w:rsidRDefault="00000000">
      <w:pPr>
        <w:spacing w:before="158" w:after="158"/>
      </w:pPr>
      <w:r>
        <w:rPr>
          <w:rFonts w:hint="eastAsia"/>
        </w:rPr>
        <w:t>如果您在使用过程中发现文档的任何问题，可通过发送邮件的方式反馈意见：</w:t>
      </w:r>
    </w:p>
    <w:p w14:paraId="7190E764" w14:textId="77777777" w:rsidR="001E00E5" w:rsidRDefault="00000000">
      <w:pPr>
        <w:spacing w:before="158" w:after="158"/>
        <w:rPr>
          <w:rStyle w:val="affffb"/>
          <w:rFonts w:cs="Times New Roman"/>
        </w:rPr>
      </w:pPr>
      <w:r>
        <w:rPr>
          <w:rFonts w:hint="eastAsia"/>
        </w:rPr>
        <w:t>邮箱</w:t>
      </w:r>
      <w:r>
        <w:t>：</w:t>
      </w:r>
      <w:r>
        <w:fldChar w:fldCharType="begin"/>
      </w:r>
      <w:r>
        <w:instrText>HYPERLINK "mailto:400-doc@dbappsecurity.com.cn"</w:instrText>
      </w:r>
      <w:r>
        <w:fldChar w:fldCharType="separate"/>
      </w:r>
      <w:r>
        <w:rPr>
          <w:rStyle w:val="affffb"/>
          <w:rFonts w:cs="Times New Roman"/>
        </w:rPr>
        <w:t>400-doc@dbappsecurity.com.cn</w:t>
      </w:r>
      <w:r>
        <w:rPr>
          <w:rStyle w:val="affffb"/>
          <w:rFonts w:cs="Times New Roman"/>
        </w:rPr>
        <w:fldChar w:fldCharType="end"/>
      </w:r>
    </w:p>
    <w:p w14:paraId="5F09D240" w14:textId="77777777" w:rsidR="001E00E5" w:rsidRDefault="00000000">
      <w:pPr>
        <w:spacing w:before="158" w:after="158"/>
      </w:pPr>
      <w:r>
        <w:rPr>
          <w:rFonts w:hint="eastAsia"/>
        </w:rPr>
        <w:t>感谢您的反馈，我们会做得更好！</w:t>
      </w:r>
    </w:p>
    <w:p w14:paraId="16D3C2E2" w14:textId="77777777" w:rsidR="001E00E5" w:rsidRDefault="001E00E5">
      <w:pPr>
        <w:spacing w:before="158" w:after="158"/>
        <w:rPr>
          <w:rFonts w:cs="Times New Roman"/>
        </w:rPr>
        <w:sectPr w:rsidR="001E00E5">
          <w:footerReference w:type="default" r:id="rId17"/>
          <w:pgSz w:w="11906" w:h="16838"/>
          <w:pgMar w:top="1418" w:right="1134" w:bottom="1418" w:left="1134" w:header="851" w:footer="567" w:gutter="0"/>
          <w:pgNumType w:fmt="upperRoman" w:start="1"/>
          <w:cols w:space="425"/>
          <w:docGrid w:type="lines" w:linePitch="317"/>
        </w:sectPr>
      </w:pPr>
    </w:p>
    <w:p w14:paraId="54E82594" w14:textId="77777777" w:rsidR="001E00E5" w:rsidRDefault="00000000">
      <w:pPr>
        <w:pStyle w:val="1dbapp"/>
        <w:spacing w:before="158" w:after="158"/>
      </w:pPr>
      <w:bookmarkStart w:id="67" w:name="_Toc899512674"/>
      <w:bookmarkStart w:id="68" w:name="_Toc59204618"/>
      <w:bookmarkStart w:id="69" w:name="_Toc69834355"/>
      <w:bookmarkStart w:id="70" w:name="_Toc120091587"/>
      <w:bookmarkStart w:id="71" w:name="_Toc181005512"/>
      <w:r>
        <w:lastRenderedPageBreak/>
        <w:t>背景信息</w:t>
      </w:r>
      <w:bookmarkEnd w:id="67"/>
      <w:bookmarkEnd w:id="68"/>
      <w:bookmarkEnd w:id="69"/>
      <w:bookmarkEnd w:id="70"/>
      <w:bookmarkEnd w:id="71"/>
    </w:p>
    <w:p w14:paraId="68F6718F" w14:textId="77777777" w:rsidR="001E00E5" w:rsidRDefault="00000000">
      <w:pPr>
        <w:spacing w:before="158" w:after="158"/>
      </w:pPr>
      <w:bookmarkStart w:id="72" w:name="_Toc28331039"/>
      <w:r>
        <w:rPr>
          <w:rFonts w:hint="eastAsia"/>
        </w:rPr>
        <w:t>随着互联网的飞速发展，用户在体验互联网带来的无限共享资源的同时，网络威胁也随之而来，病毒感染、木马入侵、黑客攻击等威胁事件时时刻刻都在进行着。</w:t>
      </w:r>
    </w:p>
    <w:p w14:paraId="516F7023" w14:textId="77777777" w:rsidR="001E00E5" w:rsidRDefault="00000000">
      <w:pPr>
        <w:spacing w:before="158" w:after="158"/>
        <w:rPr>
          <w:rFonts w:cs="Helvetica Neue"/>
        </w:rPr>
      </w:pPr>
      <w:r>
        <w:rPr>
          <w:rFonts w:hint="eastAsia"/>
        </w:rPr>
        <w:t>安全行业在经历了大量的网络层工作之后发现，</w:t>
      </w:r>
      <w:r>
        <w:rPr>
          <w:rFonts w:cs="Times New Roman"/>
        </w:rPr>
        <w:t>HTTPS</w:t>
      </w:r>
      <w:r>
        <w:rPr>
          <w:rFonts w:cs="Times New Roman"/>
        </w:rPr>
        <w:t>、</w:t>
      </w:r>
      <w:r>
        <w:rPr>
          <w:rFonts w:cs="Times New Roman"/>
        </w:rPr>
        <w:t>HTTP/2.0</w:t>
      </w:r>
      <w:r>
        <w:rPr>
          <w:rFonts w:hint="eastAsia"/>
        </w:rPr>
        <w:t>层出不穷的漏洞，已经让网络安全解决方案进入一个进退维谷的状态：无法有效防止终端上的漏洞、无法对终端内部更详细的信息进行分析、有时候检测分析出问题却没办法进行处置。这些困难让我们认识到，终端才是真相之源和控制之本，要真正解决网络安全问题，必须直面困难、必须从实现终端安全开始。</w:t>
      </w:r>
    </w:p>
    <w:p w14:paraId="3B2DCBDA" w14:textId="77777777" w:rsidR="001E00E5" w:rsidRDefault="00000000">
      <w:pPr>
        <w:spacing w:before="158" w:after="158"/>
      </w:pPr>
      <w:r>
        <w:rPr>
          <w:rFonts w:hint="eastAsia"/>
        </w:rPr>
        <w:t>站在防御角度来说，安全防护永远是投入不足的，所以我们必须识别安全的主战场。表面上我们都在解决设备安全的相关问题，如服务器安全、终端设备安全及网络设备安全等等。安全的实质问题并不是设备，人或人为因素才是信息安全问题的根源所在。但人的力量是不能直接作用于信息系统，人与信息系统进行交互，必须要借助载体，这就是人机界面，而人机界面实质上就是终端。</w:t>
      </w:r>
    </w:p>
    <w:p w14:paraId="66F23B91" w14:textId="77777777" w:rsidR="001E00E5" w:rsidRDefault="00000000">
      <w:pPr>
        <w:spacing w:before="158" w:after="158"/>
      </w:pPr>
      <w:r>
        <w:rPr>
          <w:rFonts w:hint="eastAsia"/>
        </w:rPr>
        <w:t>一个安全事件，无论在网络中经过多少环节，用了多少高级技术，其最终目的都是为了完成某些未经授权的工作。比如窃取数据、破坏系统、潜伏以备后续使用等。而这些动作的完成，必须通过某个终端才能完成。正是因为终端是大多数安全事件的目标和发生地，因此终端成为了安全的主战场。</w:t>
      </w:r>
    </w:p>
    <w:p w14:paraId="75E40D8D" w14:textId="77777777" w:rsidR="001E00E5" w:rsidRDefault="00000000">
      <w:pPr>
        <w:spacing w:before="158" w:after="158"/>
        <w:rPr>
          <w:w w:val="105"/>
        </w:rPr>
      </w:pPr>
      <w:r>
        <w:rPr>
          <w:rFonts w:hint="eastAsia"/>
          <w:w w:val="105"/>
        </w:rPr>
        <w:t>明御终端安全及防病毒系统正是为解决终端安全而生。</w:t>
      </w:r>
    </w:p>
    <w:p w14:paraId="48E8DF4C" w14:textId="77777777" w:rsidR="001E00E5" w:rsidRDefault="00000000">
      <w:pPr>
        <w:pStyle w:val="1dbapp"/>
        <w:spacing w:before="158" w:after="158"/>
      </w:pPr>
      <w:r>
        <w:br w:type="page"/>
      </w:r>
      <w:bookmarkStart w:id="73" w:name="_Toc69834359"/>
      <w:bookmarkStart w:id="74" w:name="_Toc59204621"/>
      <w:bookmarkStart w:id="75" w:name="_Toc1281864410"/>
      <w:bookmarkStart w:id="76" w:name="_Toc120091588"/>
      <w:bookmarkStart w:id="77" w:name="_Toc181005513"/>
      <w:bookmarkEnd w:id="72"/>
      <w:r>
        <w:rPr>
          <w:rFonts w:hint="eastAsia"/>
        </w:rPr>
        <w:lastRenderedPageBreak/>
        <w:t>产品</w:t>
      </w:r>
      <w:bookmarkEnd w:id="73"/>
      <w:bookmarkEnd w:id="74"/>
      <w:bookmarkEnd w:id="75"/>
      <w:r>
        <w:rPr>
          <w:rFonts w:hint="eastAsia"/>
        </w:rPr>
        <w:t>概述</w:t>
      </w:r>
      <w:bookmarkEnd w:id="76"/>
      <w:bookmarkEnd w:id="77"/>
    </w:p>
    <w:p w14:paraId="28CB30DD" w14:textId="77777777" w:rsidR="001E00E5" w:rsidRDefault="00000000">
      <w:pPr>
        <w:pStyle w:val="2"/>
        <w:spacing w:before="158" w:after="158"/>
      </w:pPr>
      <w:bookmarkStart w:id="78" w:name="_Toc120091589"/>
      <w:bookmarkStart w:id="79" w:name="_Toc69834357"/>
      <w:bookmarkStart w:id="80" w:name="_Toc59204619"/>
      <w:bookmarkStart w:id="81" w:name="_Toc1169744997"/>
      <w:bookmarkStart w:id="82" w:name="_Toc100762702"/>
      <w:bookmarkStart w:id="83" w:name="_Toc181005514"/>
      <w:r>
        <w:rPr>
          <w:rFonts w:hint="eastAsia"/>
        </w:rPr>
        <w:t>产品简介</w:t>
      </w:r>
      <w:bookmarkEnd w:id="78"/>
      <w:bookmarkEnd w:id="83"/>
    </w:p>
    <w:p w14:paraId="161E685A" w14:textId="77777777" w:rsidR="006450E0" w:rsidRPr="006450E0" w:rsidRDefault="006450E0" w:rsidP="006450E0">
      <w:pPr>
        <w:widowControl/>
        <w:spacing w:beforeLines="0" w:before="120" w:beforeAutospacing="1" w:afterLines="0" w:after="120" w:afterAutospacing="1" w:line="240" w:lineRule="auto"/>
        <w:jc w:val="left"/>
      </w:pPr>
      <w:r w:rsidRPr="006450E0">
        <w:t>明御终端安全及防病毒系统</w:t>
      </w:r>
      <w:r w:rsidRPr="006450E0">
        <w:t>(</w:t>
      </w:r>
      <w:r w:rsidRPr="006450E0">
        <w:t>以下简称</w:t>
      </w:r>
      <w:r w:rsidRPr="006450E0">
        <w:t>EDR)</w:t>
      </w:r>
      <w:r w:rsidRPr="006450E0">
        <w:t>是一款集成了丰富的系统防护与加固、网络防护与加固等功能的主机安全产</w:t>
      </w:r>
      <w:r w:rsidRPr="006450E0">
        <w:t xml:space="preserve"> </w:t>
      </w:r>
      <w:r w:rsidRPr="006450E0">
        <w:t>品。</w:t>
      </w:r>
      <w:r w:rsidRPr="006450E0">
        <w:t>EDR</w:t>
      </w:r>
      <w:r w:rsidRPr="006450E0">
        <w:t>具备业界独有的高级</w:t>
      </w:r>
      <w:r>
        <w:rPr>
          <w:rFonts w:hint="eastAsia"/>
        </w:rPr>
        <w:t>入侵</w:t>
      </w:r>
      <w:r w:rsidRPr="006450E0">
        <w:t>威胁模块，专门应对攻防对抗场景，通过自主研发的文件诱饵引擎，有着业界领先的勒索专</w:t>
      </w:r>
      <w:r w:rsidRPr="006450E0">
        <w:t xml:space="preserve"> </w:t>
      </w:r>
      <w:r w:rsidRPr="006450E0">
        <w:t>防专杀能力</w:t>
      </w:r>
      <w:r w:rsidRPr="006450E0">
        <w:t>;</w:t>
      </w:r>
      <w:r w:rsidRPr="006450E0">
        <w:t>通过内核级东西向流量隔离技术，实现网络隔离与防护</w:t>
      </w:r>
      <w:r w:rsidRPr="006450E0">
        <w:t>;</w:t>
      </w:r>
      <w:r w:rsidRPr="006450E0">
        <w:t>拥有补丁修复、外设管控、文件审计、违规外联检</w:t>
      </w:r>
      <w:r w:rsidRPr="006450E0">
        <w:t xml:space="preserve"> </w:t>
      </w:r>
      <w:r w:rsidRPr="006450E0">
        <w:t>测与阻断等主机安全能力。</w:t>
      </w:r>
      <w:r w:rsidRPr="006450E0">
        <w:t xml:space="preserve"> </w:t>
      </w:r>
    </w:p>
    <w:p w14:paraId="279604E9" w14:textId="77777777" w:rsidR="006450E0" w:rsidRPr="006450E0" w:rsidRDefault="006450E0" w:rsidP="006450E0">
      <w:pPr>
        <w:widowControl/>
        <w:spacing w:beforeLines="0" w:before="120" w:beforeAutospacing="1" w:afterLines="0" w:after="120" w:afterAutospacing="1" w:line="240" w:lineRule="auto"/>
        <w:jc w:val="left"/>
      </w:pPr>
      <w:r w:rsidRPr="006450E0">
        <w:t>可应用于政府、金融、运营商、公安、电力能源、税务、工商、社保、交通、卫生、教育、电</w:t>
      </w:r>
      <w:r w:rsidRPr="006450E0">
        <w:t xml:space="preserve"> </w:t>
      </w:r>
      <w:r w:rsidRPr="006450E0">
        <w:t>子商务等行业。产品系统资源占用低、毫秒级响应、可以实现可视化集中管控。</w:t>
      </w:r>
      <w:r w:rsidRPr="006450E0">
        <w:t xml:space="preserve"> </w:t>
      </w:r>
    </w:p>
    <w:p w14:paraId="41472BAC" w14:textId="77777777" w:rsidR="001E00E5" w:rsidRDefault="00000000">
      <w:pPr>
        <w:spacing w:before="158" w:after="158"/>
      </w:pPr>
      <w:r>
        <w:rPr>
          <w:rFonts w:hint="eastAsia"/>
        </w:rPr>
        <w:t>目前产品广泛应用在服务器、桌面</w:t>
      </w:r>
      <w:r>
        <w:rPr>
          <w:rFonts w:cs="Times New Roman"/>
        </w:rPr>
        <w:t>PC</w:t>
      </w:r>
      <w:r>
        <w:rPr>
          <w:rFonts w:hint="eastAsia"/>
        </w:rPr>
        <w:t>、虚拟机、工控系统、容器安全、攻防对抗等各个场景。</w:t>
      </w:r>
    </w:p>
    <w:p w14:paraId="626334D5" w14:textId="77777777" w:rsidR="001E00E5" w:rsidRDefault="00000000">
      <w:pPr>
        <w:spacing w:before="158" w:after="158"/>
      </w:pPr>
      <w:r>
        <w:rPr>
          <w:rFonts w:hint="eastAsia"/>
        </w:rPr>
        <w:t>EDR</w:t>
      </w:r>
      <w:r>
        <w:rPr>
          <w:rFonts w:hint="eastAsia"/>
        </w:rPr>
        <w:t>产品功能具体如下图所示。</w:t>
      </w:r>
    </w:p>
    <w:p w14:paraId="12EEB6EF" w14:textId="77777777" w:rsidR="001E00E5" w:rsidRDefault="00000000">
      <w:pPr>
        <w:pStyle w:val="affffff3"/>
      </w:pPr>
      <w:r>
        <w:rPr>
          <w:noProof/>
        </w:rPr>
        <w:drawing>
          <wp:inline distT="0" distB="0" distL="114300" distR="114300" wp14:anchorId="4C61447C" wp14:editId="4A8D1E8A">
            <wp:extent cx="6118225" cy="3021965"/>
            <wp:effectExtent l="0" t="0" r="8255" b="107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8"/>
                    <a:stretch>
                      <a:fillRect/>
                    </a:stretch>
                  </pic:blipFill>
                  <pic:spPr>
                    <a:xfrm>
                      <a:off x="0" y="0"/>
                      <a:ext cx="6118225" cy="3021965"/>
                    </a:xfrm>
                    <a:prstGeom prst="rect">
                      <a:avLst/>
                    </a:prstGeom>
                    <a:noFill/>
                    <a:ln>
                      <a:noFill/>
                    </a:ln>
                  </pic:spPr>
                </pic:pic>
              </a:graphicData>
            </a:graphic>
          </wp:inline>
        </w:drawing>
      </w:r>
    </w:p>
    <w:p w14:paraId="6AECA359" w14:textId="77777777" w:rsidR="001E00E5" w:rsidRDefault="00000000">
      <w:pPr>
        <w:pStyle w:val="2"/>
        <w:spacing w:before="158" w:after="158"/>
      </w:pPr>
      <w:bookmarkStart w:id="84" w:name="_Toc120091590"/>
      <w:bookmarkStart w:id="85" w:name="_Toc181005515"/>
      <w:bookmarkEnd w:id="79"/>
      <w:bookmarkEnd w:id="80"/>
      <w:bookmarkEnd w:id="81"/>
      <w:r>
        <w:rPr>
          <w:rFonts w:hint="eastAsia"/>
        </w:rPr>
        <w:lastRenderedPageBreak/>
        <w:t>产品原理</w:t>
      </w:r>
      <w:bookmarkEnd w:id="84"/>
      <w:bookmarkEnd w:id="85"/>
    </w:p>
    <w:p w14:paraId="134373D6" w14:textId="77777777" w:rsidR="001E00E5" w:rsidRDefault="00000000">
      <w:pPr>
        <w:spacing w:before="158" w:after="158"/>
        <w:rPr>
          <w:rFonts w:cs="Helvetica Neue"/>
        </w:rPr>
      </w:pPr>
      <w:r>
        <w:rPr>
          <w:rFonts w:cs="Times New Roman"/>
        </w:rPr>
        <w:t>EDR</w:t>
      </w:r>
      <w:r>
        <w:rPr>
          <w:rFonts w:hint="eastAsia"/>
        </w:rPr>
        <w:t>由管理控制中心和客户端组成。</w:t>
      </w:r>
    </w:p>
    <w:p w14:paraId="1DBF9ECD" w14:textId="77777777" w:rsidR="001E00E5" w:rsidRDefault="00000000">
      <w:pPr>
        <w:pStyle w:val="a"/>
        <w:spacing w:before="158" w:after="158"/>
        <w:rPr>
          <w:rFonts w:cs="Helvetica Neue"/>
        </w:rPr>
      </w:pPr>
      <w:r>
        <w:rPr>
          <w:rFonts w:hint="eastAsia"/>
        </w:rPr>
        <w:t>管理控制中心部署在独立提供的</w:t>
      </w:r>
      <w:r>
        <w:rPr>
          <w:rFonts w:cs="Times New Roman"/>
        </w:rPr>
        <w:t>Linux</w:t>
      </w:r>
      <w:r>
        <w:rPr>
          <w:rFonts w:hint="eastAsia"/>
        </w:rPr>
        <w:t>系统主机上，主要功能为把所有客户端信息集中于一体，便于集中监管和配置安全策略，聚合客户端情报信息进行后续的响应以及处置。管理控制中心采用</w:t>
      </w:r>
      <w:r>
        <w:rPr>
          <w:rFonts w:cs="Times New Roman"/>
        </w:rPr>
        <w:t>B/S</w:t>
      </w:r>
      <w:r>
        <w:rPr>
          <w:rFonts w:hint="eastAsia"/>
        </w:rPr>
        <w:t>架构，安装完成后，用户可以在任意与管理控制中心网络可达的计算机上访问管理控制中心的</w:t>
      </w:r>
      <w:r>
        <w:rPr>
          <w:rFonts w:cs="Times New Roman"/>
        </w:rPr>
        <w:t>Web</w:t>
      </w:r>
      <w:r>
        <w:rPr>
          <w:rFonts w:hint="eastAsia"/>
        </w:rPr>
        <w:t>管理平台，对终端进行管控。</w:t>
      </w:r>
    </w:p>
    <w:p w14:paraId="5B3BF1F1" w14:textId="77777777" w:rsidR="001E00E5" w:rsidRDefault="00000000">
      <w:pPr>
        <w:pStyle w:val="a"/>
        <w:spacing w:before="158" w:after="158"/>
        <w:rPr>
          <w:rFonts w:cs="Helvetica Neue"/>
        </w:rPr>
      </w:pPr>
      <w:r>
        <w:rPr>
          <w:rFonts w:hint="eastAsia"/>
        </w:rPr>
        <w:t>客户端软件是一个独立的本地可执行程序，安装在需要被管控的主机上，完成管理员通过管理控制中心下发的任务和策略。</w:t>
      </w:r>
    </w:p>
    <w:p w14:paraId="25BD91BB" w14:textId="77777777" w:rsidR="001E00E5" w:rsidRDefault="00000000">
      <w:pPr>
        <w:pStyle w:val="affffff3"/>
      </w:pPr>
      <w:r>
        <w:rPr>
          <w:noProof/>
        </w:rPr>
        <w:drawing>
          <wp:inline distT="0" distB="0" distL="0" distR="0" wp14:anchorId="22D977A4" wp14:editId="0BCF8A73">
            <wp:extent cx="3123565" cy="22586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3143510" cy="2273319"/>
                    </a:xfrm>
                    <a:prstGeom prst="rect">
                      <a:avLst/>
                    </a:prstGeom>
                  </pic:spPr>
                </pic:pic>
              </a:graphicData>
            </a:graphic>
          </wp:inline>
        </w:drawing>
      </w:r>
    </w:p>
    <w:bookmarkEnd w:id="82"/>
    <w:p w14:paraId="748C6AFA" w14:textId="77777777" w:rsidR="001E00E5" w:rsidRDefault="00000000">
      <w:pPr>
        <w:widowControl/>
        <w:spacing w:before="158" w:after="158"/>
        <w:ind w:firstLine="440"/>
        <w:jc w:val="left"/>
        <w:rPr>
          <w:w w:val="105"/>
        </w:rPr>
      </w:pPr>
      <w:r>
        <w:rPr>
          <w:w w:val="105"/>
        </w:rPr>
        <w:br w:type="page"/>
      </w:r>
    </w:p>
    <w:p w14:paraId="49F0F3ED" w14:textId="77777777" w:rsidR="001E00E5" w:rsidRDefault="00000000">
      <w:pPr>
        <w:pStyle w:val="1dbapp"/>
        <w:spacing w:before="158" w:after="158"/>
      </w:pPr>
      <w:bookmarkStart w:id="86" w:name="_Toc38382187"/>
      <w:bookmarkStart w:id="87" w:name="_Toc739192166"/>
      <w:bookmarkStart w:id="88" w:name="_Toc59204622"/>
      <w:bookmarkStart w:id="89" w:name="_Toc69834360"/>
      <w:bookmarkStart w:id="90" w:name="_Toc120091591"/>
      <w:bookmarkStart w:id="91" w:name="_Toc181005516"/>
      <w:r>
        <w:lastRenderedPageBreak/>
        <w:t>产品</w:t>
      </w:r>
      <w:bookmarkEnd w:id="86"/>
      <w:r>
        <w:rPr>
          <w:rFonts w:hint="eastAsia"/>
        </w:rPr>
        <w:t>功能</w:t>
      </w:r>
      <w:bookmarkEnd w:id="87"/>
      <w:bookmarkEnd w:id="88"/>
      <w:bookmarkEnd w:id="89"/>
      <w:bookmarkEnd w:id="90"/>
      <w:bookmarkEnd w:id="91"/>
    </w:p>
    <w:p w14:paraId="3BCAB5B9" w14:textId="77777777" w:rsidR="001E00E5" w:rsidRDefault="00000000">
      <w:pPr>
        <w:pStyle w:val="2"/>
        <w:spacing w:before="158" w:after="158"/>
      </w:pPr>
      <w:bookmarkStart w:id="92" w:name="_Toc120091592"/>
      <w:bookmarkStart w:id="93" w:name="_Toc181005517"/>
      <w:r>
        <w:rPr>
          <w:rFonts w:hint="eastAsia"/>
        </w:rPr>
        <w:t>终端管理</w:t>
      </w:r>
      <w:bookmarkEnd w:id="92"/>
      <w:bookmarkEnd w:id="93"/>
    </w:p>
    <w:p w14:paraId="6AAA3FE3" w14:textId="77777777" w:rsidR="001E00E5" w:rsidRDefault="00000000">
      <w:pPr>
        <w:pStyle w:val="3dbapp"/>
        <w:spacing w:before="158" w:after="158"/>
        <w:rPr>
          <w:w w:val="105"/>
        </w:rPr>
      </w:pPr>
      <w:bookmarkStart w:id="94" w:name="_Toc69834361"/>
      <w:bookmarkStart w:id="95" w:name="_Toc120091593"/>
      <w:bookmarkStart w:id="96" w:name="_Toc409836067"/>
      <w:bookmarkStart w:id="97" w:name="_Toc59204623"/>
      <w:bookmarkStart w:id="98" w:name="_Toc181005518"/>
      <w:r>
        <w:rPr>
          <w:rFonts w:hint="eastAsia"/>
          <w:w w:val="105"/>
        </w:rPr>
        <w:t>终端概况</w:t>
      </w:r>
      <w:bookmarkEnd w:id="94"/>
      <w:bookmarkEnd w:id="95"/>
      <w:bookmarkEnd w:id="96"/>
      <w:bookmarkEnd w:id="97"/>
      <w:bookmarkEnd w:id="98"/>
    </w:p>
    <w:p w14:paraId="2061E4D2" w14:textId="77777777" w:rsidR="001E00E5" w:rsidRDefault="00000000">
      <w:pPr>
        <w:numPr>
          <w:ilvl w:val="0"/>
          <w:numId w:val="19"/>
        </w:numPr>
        <w:tabs>
          <w:tab w:val="left" w:pos="960"/>
        </w:tabs>
        <w:spacing w:before="158" w:after="158"/>
        <w:rPr>
          <w:bCs/>
        </w:rPr>
      </w:pPr>
      <w:bookmarkStart w:id="99" w:name="_Toc59204624"/>
      <w:bookmarkStart w:id="100" w:name="_Toc69834362"/>
      <w:r>
        <w:rPr>
          <w:rFonts w:hint="eastAsia"/>
          <w:b/>
          <w:bCs/>
        </w:rPr>
        <w:t>终端详情</w:t>
      </w:r>
      <w:bookmarkEnd w:id="99"/>
      <w:bookmarkEnd w:id="100"/>
    </w:p>
    <w:p w14:paraId="669421B5" w14:textId="77777777" w:rsidR="00CB23B2" w:rsidRDefault="00000000" w:rsidP="00CB23B2">
      <w:pPr>
        <w:pStyle w:val="a"/>
        <w:numPr>
          <w:ilvl w:val="0"/>
          <w:numId w:val="0"/>
        </w:numPr>
        <w:spacing w:before="158" w:after="158"/>
        <w:ind w:left="420"/>
      </w:pPr>
      <w:r>
        <w:rPr>
          <w:rFonts w:hint="eastAsia"/>
        </w:rPr>
        <w:t>对终端进行详细信息展示，包括网络信息、环境信息及其他信息。可进行远程关机、远程重启、</w:t>
      </w:r>
      <w:r>
        <w:t>IP/MAC</w:t>
      </w:r>
      <w:r>
        <w:rPr>
          <w:rFonts w:hint="eastAsia"/>
        </w:rPr>
        <w:t>绑定（</w:t>
      </w:r>
      <w:r>
        <w:t>Windows</w:t>
      </w:r>
      <w:r>
        <w:rPr>
          <w:rFonts w:hint="eastAsia"/>
        </w:rPr>
        <w:t>）、修改远程管理端口等操作。</w:t>
      </w:r>
    </w:p>
    <w:p w14:paraId="5BDDF94A" w14:textId="77777777" w:rsidR="00CB23B2" w:rsidRPr="00CB23B2" w:rsidRDefault="00CB23B2" w:rsidP="00CB23B2">
      <w:pPr>
        <w:numPr>
          <w:ilvl w:val="0"/>
          <w:numId w:val="19"/>
        </w:numPr>
        <w:tabs>
          <w:tab w:val="left" w:pos="960"/>
        </w:tabs>
        <w:spacing w:before="158" w:after="158"/>
        <w:rPr>
          <w:bCs/>
        </w:rPr>
      </w:pPr>
      <w:r>
        <w:rPr>
          <w:rFonts w:hint="eastAsia"/>
          <w:b/>
          <w:bCs/>
        </w:rPr>
        <w:t>终端管控</w:t>
      </w:r>
    </w:p>
    <w:p w14:paraId="6DB1723B" w14:textId="77777777" w:rsidR="00CB23B2" w:rsidRPr="00CB23B2" w:rsidRDefault="00CB23B2" w:rsidP="00CB23B2">
      <w:pPr>
        <w:pStyle w:val="a"/>
        <w:numPr>
          <w:ilvl w:val="0"/>
          <w:numId w:val="0"/>
        </w:numPr>
        <w:spacing w:before="158" w:after="158"/>
        <w:ind w:left="420"/>
      </w:pPr>
      <w:r w:rsidRPr="00CB23B2">
        <w:rPr>
          <w:rFonts w:hint="eastAsia"/>
        </w:rPr>
        <w:t>支持直接对终端进行</w:t>
      </w:r>
      <w:r>
        <w:rPr>
          <w:rFonts w:hint="eastAsia"/>
        </w:rPr>
        <w:t>防护启停、安全隔离、升级、开关机、卸载、迁移、消息推送等操作；</w:t>
      </w:r>
    </w:p>
    <w:p w14:paraId="4B784648" w14:textId="77777777" w:rsidR="001E00E5" w:rsidRDefault="00000000">
      <w:pPr>
        <w:numPr>
          <w:ilvl w:val="0"/>
          <w:numId w:val="19"/>
        </w:numPr>
        <w:tabs>
          <w:tab w:val="left" w:pos="960"/>
        </w:tabs>
        <w:spacing w:before="158" w:after="158"/>
        <w:rPr>
          <w:bCs/>
        </w:rPr>
      </w:pPr>
      <w:bookmarkStart w:id="101" w:name="_Toc59204625"/>
      <w:bookmarkStart w:id="102" w:name="_Toc69834363"/>
      <w:r>
        <w:rPr>
          <w:b/>
          <w:bCs/>
        </w:rPr>
        <w:t>IP/MAC</w:t>
      </w:r>
      <w:r>
        <w:rPr>
          <w:rFonts w:hint="eastAsia"/>
          <w:b/>
          <w:bCs/>
        </w:rPr>
        <w:t>绑定</w:t>
      </w:r>
      <w:bookmarkEnd w:id="101"/>
      <w:bookmarkEnd w:id="102"/>
    </w:p>
    <w:p w14:paraId="602D13F1" w14:textId="77777777" w:rsidR="001E00E5" w:rsidRDefault="00000000">
      <w:pPr>
        <w:pStyle w:val="a"/>
        <w:numPr>
          <w:ilvl w:val="0"/>
          <w:numId w:val="20"/>
        </w:numPr>
        <w:tabs>
          <w:tab w:val="clear" w:pos="420"/>
        </w:tabs>
        <w:spacing w:before="158" w:after="158"/>
      </w:pPr>
      <w:r>
        <w:rPr>
          <w:rFonts w:hint="eastAsia"/>
        </w:rPr>
        <w:t>支持</w:t>
      </w:r>
      <w:r>
        <w:t>IP/MAC</w:t>
      </w:r>
      <w:r>
        <w:rPr>
          <w:rFonts w:hint="eastAsia"/>
        </w:rPr>
        <w:t>绑定操作，能够覆盖</w:t>
      </w:r>
      <w:r>
        <w:rPr>
          <w:rFonts w:hint="eastAsia"/>
        </w:rPr>
        <w:t>IP</w:t>
      </w:r>
      <w:r>
        <w:rPr>
          <w:rFonts w:hint="eastAsia"/>
        </w:rPr>
        <w:t>地址、子网掩码、默认网关、</w:t>
      </w:r>
      <w:r>
        <w:rPr>
          <w:rFonts w:hint="eastAsia"/>
        </w:rPr>
        <w:t>DNS</w:t>
      </w:r>
      <w:r>
        <w:rPr>
          <w:rFonts w:hint="eastAsia"/>
        </w:rPr>
        <w:t>设置的绑定。当检测到绑定的信息被修改，将会自动恢复为原始信息，并在运维日志进行告警。</w:t>
      </w:r>
    </w:p>
    <w:p w14:paraId="3C62F1F2" w14:textId="77777777" w:rsidR="001E00E5" w:rsidRDefault="00000000">
      <w:pPr>
        <w:pStyle w:val="a"/>
        <w:numPr>
          <w:ilvl w:val="0"/>
          <w:numId w:val="20"/>
        </w:numPr>
        <w:tabs>
          <w:tab w:val="clear" w:pos="420"/>
        </w:tabs>
        <w:spacing w:before="158" w:after="158"/>
      </w:pPr>
      <w:r>
        <w:rPr>
          <w:rFonts w:hint="eastAsia"/>
        </w:rPr>
        <w:t>若原</w:t>
      </w:r>
      <w:r>
        <w:rPr>
          <w:rFonts w:hint="eastAsia"/>
        </w:rPr>
        <w:t>IP</w:t>
      </w:r>
      <w:r>
        <w:rPr>
          <w:rFonts w:hint="eastAsia"/>
        </w:rPr>
        <w:t>配置是</w:t>
      </w:r>
      <w:r>
        <w:rPr>
          <w:rFonts w:hint="eastAsia"/>
        </w:rPr>
        <w:t>DHCP</w:t>
      </w:r>
      <w:r>
        <w:rPr>
          <w:rFonts w:hint="eastAsia"/>
        </w:rPr>
        <w:t>方式，设置绑定后将变为静态</w:t>
      </w:r>
      <w:r>
        <w:rPr>
          <w:rFonts w:hint="eastAsia"/>
        </w:rPr>
        <w:t>IP</w:t>
      </w:r>
      <w:r>
        <w:rPr>
          <w:rFonts w:hint="eastAsia"/>
        </w:rPr>
        <w:t>的方式。</w:t>
      </w:r>
    </w:p>
    <w:p w14:paraId="3AE8B23F" w14:textId="77777777" w:rsidR="001E00E5" w:rsidRDefault="00000000">
      <w:pPr>
        <w:numPr>
          <w:ilvl w:val="0"/>
          <w:numId w:val="19"/>
        </w:numPr>
        <w:tabs>
          <w:tab w:val="left" w:pos="960"/>
        </w:tabs>
        <w:spacing w:before="158" w:after="158"/>
        <w:rPr>
          <w:bCs/>
        </w:rPr>
      </w:pPr>
      <w:bookmarkStart w:id="103" w:name="_Toc69834364"/>
      <w:bookmarkStart w:id="104" w:name="_Toc59204626"/>
      <w:r>
        <w:rPr>
          <w:rFonts w:hint="eastAsia"/>
          <w:b/>
          <w:bCs/>
        </w:rPr>
        <w:t>修改远程管理端口</w:t>
      </w:r>
      <w:bookmarkEnd w:id="103"/>
    </w:p>
    <w:p w14:paraId="0C0AF2DB" w14:textId="77777777" w:rsidR="001E00E5" w:rsidRDefault="00000000">
      <w:pPr>
        <w:pStyle w:val="a"/>
        <w:numPr>
          <w:ilvl w:val="0"/>
          <w:numId w:val="0"/>
        </w:numPr>
        <w:spacing w:before="158" w:after="158"/>
        <w:ind w:left="420"/>
      </w:pPr>
      <w:r>
        <w:rPr>
          <w:rFonts w:hint="eastAsia"/>
        </w:rPr>
        <w:t>对终端进行修改远程管理端口操作，修改默认的管理端口可提升系统安全性。</w:t>
      </w:r>
    </w:p>
    <w:p w14:paraId="1B13787A" w14:textId="77777777" w:rsidR="001E00E5" w:rsidRDefault="00000000">
      <w:pPr>
        <w:pStyle w:val="a"/>
        <w:numPr>
          <w:ilvl w:val="0"/>
          <w:numId w:val="0"/>
        </w:numPr>
        <w:spacing w:before="158" w:after="158"/>
        <w:ind w:left="420"/>
      </w:pPr>
      <w:r>
        <w:rPr>
          <w:rFonts w:hint="eastAsia"/>
        </w:rPr>
        <w:t>修改管理端口号后需重启远程服务才能生效，用户可选择是否立即重启远程管理服务。</w:t>
      </w:r>
    </w:p>
    <w:p w14:paraId="5501ADA5" w14:textId="77777777" w:rsidR="001E00E5" w:rsidRDefault="00000000">
      <w:pPr>
        <w:pStyle w:val="a"/>
        <w:numPr>
          <w:ilvl w:val="0"/>
          <w:numId w:val="21"/>
        </w:numPr>
        <w:spacing w:before="158" w:after="158"/>
        <w:ind w:left="0" w:firstLine="420"/>
      </w:pPr>
      <w:r>
        <w:rPr>
          <w:rFonts w:hint="eastAsia"/>
        </w:rPr>
        <w:t>若立即重启，重启过程中会断开已连接的会话。</w:t>
      </w:r>
    </w:p>
    <w:p w14:paraId="3C6F7E2A" w14:textId="77777777" w:rsidR="001E00E5" w:rsidRDefault="00000000">
      <w:pPr>
        <w:pStyle w:val="a"/>
        <w:numPr>
          <w:ilvl w:val="0"/>
          <w:numId w:val="22"/>
        </w:numPr>
        <w:spacing w:before="158" w:after="158"/>
      </w:pPr>
      <w:r>
        <w:rPr>
          <w:rFonts w:hint="eastAsia"/>
        </w:rPr>
        <w:t>若未选择立即重启，则需要用户自行前往终端进行重启。</w:t>
      </w:r>
    </w:p>
    <w:p w14:paraId="1C47E854" w14:textId="77777777" w:rsidR="001E00E5" w:rsidRDefault="00000000">
      <w:pPr>
        <w:pStyle w:val="a"/>
        <w:numPr>
          <w:ilvl w:val="0"/>
          <w:numId w:val="22"/>
        </w:numPr>
        <w:spacing w:before="158" w:after="158"/>
      </w:pPr>
      <w:r>
        <w:rPr>
          <w:rFonts w:hint="eastAsia"/>
        </w:rPr>
        <w:t>修改后的端口号会自动加入到系统防火墙放行列表，无需用户自行操作。</w:t>
      </w:r>
    </w:p>
    <w:p w14:paraId="0DA8948B" w14:textId="77777777" w:rsidR="001E00E5" w:rsidRDefault="00000000">
      <w:pPr>
        <w:numPr>
          <w:ilvl w:val="0"/>
          <w:numId w:val="19"/>
        </w:numPr>
        <w:tabs>
          <w:tab w:val="left" w:pos="960"/>
        </w:tabs>
        <w:spacing w:before="158" w:after="158"/>
        <w:rPr>
          <w:bCs/>
        </w:rPr>
      </w:pPr>
      <w:bookmarkStart w:id="105" w:name="_Toc69834365"/>
      <w:r>
        <w:rPr>
          <w:rFonts w:hint="eastAsia"/>
          <w:b/>
          <w:bCs/>
        </w:rPr>
        <w:t>监听端口</w:t>
      </w:r>
      <w:bookmarkEnd w:id="104"/>
      <w:bookmarkEnd w:id="105"/>
    </w:p>
    <w:p w14:paraId="17574A8D" w14:textId="77777777" w:rsidR="001E00E5" w:rsidRDefault="00000000">
      <w:pPr>
        <w:pStyle w:val="a"/>
        <w:numPr>
          <w:ilvl w:val="0"/>
          <w:numId w:val="23"/>
        </w:numPr>
        <w:tabs>
          <w:tab w:val="clear" w:pos="420"/>
        </w:tabs>
        <w:spacing w:before="158" w:after="158"/>
      </w:pPr>
      <w:r>
        <w:rPr>
          <w:rFonts w:hint="eastAsia"/>
        </w:rPr>
        <w:t>显示终端上的端口监听与进程的对应关系。</w:t>
      </w:r>
    </w:p>
    <w:p w14:paraId="0AD3C397" w14:textId="77777777" w:rsidR="001E00E5" w:rsidRDefault="00000000">
      <w:pPr>
        <w:pStyle w:val="a"/>
        <w:numPr>
          <w:ilvl w:val="0"/>
          <w:numId w:val="23"/>
        </w:numPr>
        <w:tabs>
          <w:tab w:val="clear" w:pos="420"/>
        </w:tabs>
        <w:spacing w:before="158" w:after="158"/>
      </w:pPr>
      <w:r>
        <w:rPr>
          <w:rFonts w:hint="eastAsia"/>
        </w:rPr>
        <w:t>支持的显示属性：监听端口号、网络协议、对应进程、绑定</w:t>
      </w:r>
      <w:r>
        <w:rPr>
          <w:rFonts w:hint="eastAsia"/>
        </w:rPr>
        <w:t>IP</w:t>
      </w:r>
      <w:r>
        <w:rPr>
          <w:rFonts w:hint="eastAsia"/>
        </w:rPr>
        <w:t>。</w:t>
      </w:r>
    </w:p>
    <w:p w14:paraId="79032C74" w14:textId="77777777" w:rsidR="001E00E5" w:rsidRDefault="00000000">
      <w:pPr>
        <w:pStyle w:val="a"/>
        <w:numPr>
          <w:ilvl w:val="0"/>
          <w:numId w:val="23"/>
        </w:numPr>
        <w:tabs>
          <w:tab w:val="clear" w:pos="420"/>
        </w:tabs>
        <w:spacing w:before="158" w:after="158"/>
      </w:pPr>
      <w:r>
        <w:rPr>
          <w:rFonts w:hint="eastAsia"/>
        </w:rPr>
        <w:lastRenderedPageBreak/>
        <w:t>支持实时刷新获取最新信息。</w:t>
      </w:r>
    </w:p>
    <w:p w14:paraId="09CD4B9D" w14:textId="77777777" w:rsidR="001E00E5" w:rsidRDefault="00000000">
      <w:pPr>
        <w:pStyle w:val="a"/>
        <w:numPr>
          <w:ilvl w:val="0"/>
          <w:numId w:val="23"/>
        </w:numPr>
        <w:tabs>
          <w:tab w:val="clear" w:pos="420"/>
        </w:tabs>
        <w:spacing w:before="158" w:after="158"/>
      </w:pPr>
      <w:r>
        <w:rPr>
          <w:rFonts w:hint="eastAsia"/>
        </w:rPr>
        <w:t>此处显示的信息不包含全量的网络连接信息，仅包含监听信息。</w:t>
      </w:r>
    </w:p>
    <w:p w14:paraId="23DA880D" w14:textId="77777777" w:rsidR="001E00E5" w:rsidRDefault="00000000">
      <w:pPr>
        <w:numPr>
          <w:ilvl w:val="0"/>
          <w:numId w:val="19"/>
        </w:numPr>
        <w:tabs>
          <w:tab w:val="left" w:pos="960"/>
        </w:tabs>
        <w:spacing w:before="158" w:after="158"/>
        <w:rPr>
          <w:bCs/>
        </w:rPr>
      </w:pPr>
      <w:bookmarkStart w:id="106" w:name="_Toc59204627"/>
      <w:bookmarkStart w:id="107" w:name="_Toc69834366"/>
      <w:r>
        <w:rPr>
          <w:rFonts w:hint="eastAsia"/>
          <w:b/>
          <w:bCs/>
        </w:rPr>
        <w:t>运行程序</w:t>
      </w:r>
      <w:bookmarkEnd w:id="106"/>
      <w:bookmarkEnd w:id="107"/>
    </w:p>
    <w:p w14:paraId="11A20F2D" w14:textId="77777777" w:rsidR="001E00E5" w:rsidRDefault="00000000">
      <w:pPr>
        <w:pStyle w:val="a"/>
        <w:numPr>
          <w:ilvl w:val="0"/>
          <w:numId w:val="24"/>
        </w:numPr>
        <w:tabs>
          <w:tab w:val="clear" w:pos="420"/>
        </w:tabs>
        <w:spacing w:before="158" w:after="158"/>
      </w:pPr>
      <w:r>
        <w:rPr>
          <w:rFonts w:hint="eastAsia"/>
        </w:rPr>
        <w:t>显示终端上的运行进程的列表。</w:t>
      </w:r>
    </w:p>
    <w:p w14:paraId="112CEA85" w14:textId="77777777" w:rsidR="001E00E5" w:rsidRDefault="00000000">
      <w:pPr>
        <w:pStyle w:val="a"/>
        <w:numPr>
          <w:ilvl w:val="0"/>
          <w:numId w:val="24"/>
        </w:numPr>
        <w:tabs>
          <w:tab w:val="clear" w:pos="420"/>
        </w:tabs>
        <w:spacing w:before="158" w:after="158"/>
      </w:pPr>
      <w:r>
        <w:rPr>
          <w:rFonts w:hint="eastAsia"/>
        </w:rPr>
        <w:t>支持的显示属性：进程名、进程路径、内存占用、</w:t>
      </w:r>
      <w:r>
        <w:rPr>
          <w:rFonts w:hint="eastAsia"/>
        </w:rPr>
        <w:t>CPU</w:t>
      </w:r>
      <w:r>
        <w:rPr>
          <w:rFonts w:hint="eastAsia"/>
        </w:rPr>
        <w:t>使用率、启动参数、启动时间、运行用户、父进程。</w:t>
      </w:r>
    </w:p>
    <w:p w14:paraId="032DBA80" w14:textId="77777777" w:rsidR="001E00E5" w:rsidRDefault="00000000">
      <w:pPr>
        <w:pStyle w:val="a"/>
        <w:numPr>
          <w:ilvl w:val="0"/>
          <w:numId w:val="24"/>
        </w:numPr>
        <w:tabs>
          <w:tab w:val="clear" w:pos="420"/>
        </w:tabs>
        <w:spacing w:before="158" w:after="158"/>
      </w:pPr>
      <w:r>
        <w:rPr>
          <w:rFonts w:hint="eastAsia"/>
        </w:rPr>
        <w:t>可强制终止进程。</w:t>
      </w:r>
    </w:p>
    <w:p w14:paraId="0C586D3C" w14:textId="77777777" w:rsidR="001E00E5" w:rsidRDefault="00000000">
      <w:pPr>
        <w:pStyle w:val="a"/>
        <w:numPr>
          <w:ilvl w:val="0"/>
          <w:numId w:val="24"/>
        </w:numPr>
        <w:tabs>
          <w:tab w:val="clear" w:pos="420"/>
        </w:tabs>
        <w:spacing w:before="158" w:after="158"/>
      </w:pPr>
      <w:r>
        <w:rPr>
          <w:rFonts w:hint="eastAsia"/>
        </w:rPr>
        <w:t>支持实时刷新获取最新信息。</w:t>
      </w:r>
    </w:p>
    <w:p w14:paraId="37635B22" w14:textId="77777777" w:rsidR="001E00E5" w:rsidRDefault="00000000">
      <w:pPr>
        <w:pStyle w:val="a"/>
        <w:numPr>
          <w:ilvl w:val="0"/>
          <w:numId w:val="24"/>
        </w:numPr>
        <w:tabs>
          <w:tab w:val="clear" w:pos="420"/>
        </w:tabs>
        <w:spacing w:before="158" w:after="158"/>
      </w:pPr>
      <w:r>
        <w:rPr>
          <w:rFonts w:hint="eastAsia"/>
        </w:rPr>
        <w:t>已运行的进程但是无对应的文件，则可能为恶意进程，</w:t>
      </w:r>
      <w:r>
        <w:rPr>
          <w:rFonts w:hint="eastAsia"/>
        </w:rPr>
        <w:t>E</w:t>
      </w:r>
      <w:r>
        <w:t>DR</w:t>
      </w:r>
      <w:r>
        <w:rPr>
          <w:rFonts w:hint="eastAsia"/>
        </w:rPr>
        <w:t>会使用不同的颜色进行标记（此特性仅支持</w:t>
      </w:r>
      <w:r>
        <w:rPr>
          <w:rFonts w:hint="eastAsia"/>
        </w:rPr>
        <w:t>Linux</w:t>
      </w:r>
      <w:r>
        <w:rPr>
          <w:rFonts w:hint="eastAsia"/>
        </w:rPr>
        <w:t>操作系统）。</w:t>
      </w:r>
    </w:p>
    <w:p w14:paraId="79AC0AFE" w14:textId="77777777" w:rsidR="001E00E5" w:rsidRDefault="00000000">
      <w:pPr>
        <w:numPr>
          <w:ilvl w:val="0"/>
          <w:numId w:val="19"/>
        </w:numPr>
        <w:tabs>
          <w:tab w:val="left" w:pos="960"/>
        </w:tabs>
        <w:spacing w:before="158" w:after="158"/>
        <w:rPr>
          <w:bCs/>
        </w:rPr>
      </w:pPr>
      <w:bookmarkStart w:id="108" w:name="_Toc69834367"/>
      <w:bookmarkStart w:id="109" w:name="_Toc59204628"/>
      <w:r>
        <w:rPr>
          <w:rFonts w:hint="eastAsia"/>
          <w:b/>
          <w:bCs/>
        </w:rPr>
        <w:t>账号信息</w:t>
      </w:r>
      <w:bookmarkEnd w:id="108"/>
      <w:bookmarkEnd w:id="109"/>
    </w:p>
    <w:p w14:paraId="582EB985" w14:textId="77777777" w:rsidR="001E00E5" w:rsidRDefault="00000000">
      <w:pPr>
        <w:pStyle w:val="a"/>
        <w:numPr>
          <w:ilvl w:val="0"/>
          <w:numId w:val="25"/>
        </w:numPr>
        <w:tabs>
          <w:tab w:val="clear" w:pos="420"/>
        </w:tabs>
        <w:spacing w:before="158" w:after="158"/>
      </w:pPr>
      <w:r>
        <w:rPr>
          <w:rFonts w:hint="eastAsia"/>
        </w:rPr>
        <w:t>显示终端上的账号信息。</w:t>
      </w:r>
    </w:p>
    <w:p w14:paraId="138FF7EA" w14:textId="77777777" w:rsidR="001E00E5" w:rsidRDefault="00000000">
      <w:pPr>
        <w:pStyle w:val="a"/>
        <w:numPr>
          <w:ilvl w:val="0"/>
          <w:numId w:val="25"/>
        </w:numPr>
        <w:tabs>
          <w:tab w:val="clear" w:pos="420"/>
        </w:tabs>
        <w:spacing w:before="158" w:after="158"/>
      </w:pPr>
      <w:r>
        <w:rPr>
          <w:rFonts w:hint="eastAsia"/>
        </w:rPr>
        <w:t>Windows</w:t>
      </w:r>
      <w:r>
        <w:rPr>
          <w:rFonts w:hint="eastAsia"/>
        </w:rPr>
        <w:t>支持的显示属性：用户名、用户</w:t>
      </w:r>
      <w:r>
        <w:rPr>
          <w:rFonts w:hint="eastAsia"/>
        </w:rPr>
        <w:t>SID</w:t>
      </w:r>
      <w:r>
        <w:rPr>
          <w:rFonts w:hint="eastAsia"/>
        </w:rPr>
        <w:t>、所属用户组、账户状态、账户类型、账户主目录、是否为域账号。</w:t>
      </w:r>
    </w:p>
    <w:p w14:paraId="15268242" w14:textId="77777777" w:rsidR="001E00E5" w:rsidRDefault="00000000">
      <w:pPr>
        <w:pStyle w:val="a"/>
        <w:numPr>
          <w:ilvl w:val="0"/>
          <w:numId w:val="25"/>
        </w:numPr>
        <w:tabs>
          <w:tab w:val="clear" w:pos="420"/>
        </w:tabs>
        <w:spacing w:before="158" w:after="158"/>
      </w:pPr>
      <w:r>
        <w:rPr>
          <w:rFonts w:hint="eastAsia"/>
        </w:rPr>
        <w:t>Linux</w:t>
      </w:r>
      <w:r>
        <w:rPr>
          <w:rFonts w:hint="eastAsia"/>
        </w:rPr>
        <w:t>系统支持的显示属性：用户名、</w:t>
      </w:r>
      <w:r>
        <w:rPr>
          <w:rFonts w:hint="eastAsia"/>
        </w:rPr>
        <w:t>UID</w:t>
      </w:r>
      <w:r>
        <w:rPr>
          <w:rFonts w:hint="eastAsia"/>
        </w:rPr>
        <w:t>、</w:t>
      </w:r>
      <w:r>
        <w:rPr>
          <w:rFonts w:hint="eastAsia"/>
        </w:rPr>
        <w:t>GID</w:t>
      </w:r>
      <w:r>
        <w:rPr>
          <w:rFonts w:hint="eastAsia"/>
        </w:rPr>
        <w:t>、账号状态、</w:t>
      </w:r>
      <w:r>
        <w:rPr>
          <w:rFonts w:hint="eastAsia"/>
        </w:rPr>
        <w:t>root</w:t>
      </w:r>
      <w:r>
        <w:rPr>
          <w:rFonts w:hint="eastAsia"/>
        </w:rPr>
        <w:t>权限、账号登录方式、</w:t>
      </w:r>
      <w:r>
        <w:rPr>
          <w:rFonts w:hint="eastAsia"/>
        </w:rPr>
        <w:t>SUDO</w:t>
      </w:r>
      <w:r>
        <w:rPr>
          <w:rFonts w:hint="eastAsia"/>
        </w:rPr>
        <w:t>权限、</w:t>
      </w:r>
      <w:r>
        <w:rPr>
          <w:rFonts w:hint="eastAsia"/>
        </w:rPr>
        <w:t>home</w:t>
      </w:r>
      <w:r>
        <w:rPr>
          <w:rFonts w:hint="eastAsia"/>
        </w:rPr>
        <w:t>目录、</w:t>
      </w:r>
      <w:r>
        <w:rPr>
          <w:rFonts w:hint="eastAsia"/>
        </w:rPr>
        <w:t>Shell</w:t>
      </w:r>
      <w:r>
        <w:rPr>
          <w:rFonts w:hint="eastAsia"/>
        </w:rPr>
        <w:t>、最后登录时间、密码状态、密码修改时间、密码到期时间、密码锁定时间、公钥</w:t>
      </w:r>
      <w:r>
        <w:rPr>
          <w:rFonts w:hint="eastAsia"/>
        </w:rPr>
        <w:t>KEY</w:t>
      </w:r>
      <w:r>
        <w:rPr>
          <w:rFonts w:hint="eastAsia"/>
        </w:rPr>
        <w:t>。</w:t>
      </w:r>
    </w:p>
    <w:p w14:paraId="015FE4F0" w14:textId="77777777" w:rsidR="001E00E5" w:rsidRDefault="00000000">
      <w:pPr>
        <w:pStyle w:val="a"/>
        <w:numPr>
          <w:ilvl w:val="0"/>
          <w:numId w:val="25"/>
        </w:numPr>
        <w:tabs>
          <w:tab w:val="clear" w:pos="420"/>
        </w:tabs>
        <w:spacing w:before="158" w:after="158"/>
      </w:pPr>
      <w:r>
        <w:rPr>
          <w:rFonts w:hint="eastAsia"/>
        </w:rPr>
        <w:t>支持实时刷新获取最新信息。</w:t>
      </w:r>
    </w:p>
    <w:p w14:paraId="56DE7F30" w14:textId="77777777" w:rsidR="001E00E5" w:rsidRDefault="00000000">
      <w:pPr>
        <w:numPr>
          <w:ilvl w:val="0"/>
          <w:numId w:val="19"/>
        </w:numPr>
        <w:tabs>
          <w:tab w:val="left" w:pos="960"/>
        </w:tabs>
        <w:spacing w:before="158" w:after="158"/>
        <w:rPr>
          <w:bCs/>
        </w:rPr>
      </w:pPr>
      <w:bookmarkStart w:id="110" w:name="_Toc59204629"/>
      <w:bookmarkStart w:id="111" w:name="_Toc69834368"/>
      <w:r>
        <w:rPr>
          <w:rFonts w:hint="eastAsia"/>
          <w:b/>
          <w:bCs/>
        </w:rPr>
        <w:t>软件信息</w:t>
      </w:r>
      <w:bookmarkEnd w:id="110"/>
      <w:bookmarkEnd w:id="111"/>
    </w:p>
    <w:p w14:paraId="30C23087" w14:textId="77777777" w:rsidR="001E00E5" w:rsidRDefault="00000000">
      <w:pPr>
        <w:pStyle w:val="a"/>
        <w:numPr>
          <w:ilvl w:val="0"/>
          <w:numId w:val="25"/>
        </w:numPr>
        <w:tabs>
          <w:tab w:val="clear" w:pos="420"/>
        </w:tabs>
        <w:spacing w:before="158" w:after="158"/>
      </w:pPr>
      <w:r>
        <w:rPr>
          <w:rFonts w:hint="eastAsia"/>
        </w:rPr>
        <w:t>显示终端上已安装的安全软件信息。</w:t>
      </w:r>
    </w:p>
    <w:p w14:paraId="24CC730D" w14:textId="77777777" w:rsidR="001E00E5" w:rsidRDefault="00000000">
      <w:pPr>
        <w:pStyle w:val="a"/>
        <w:numPr>
          <w:ilvl w:val="0"/>
          <w:numId w:val="25"/>
        </w:numPr>
        <w:tabs>
          <w:tab w:val="clear" w:pos="420"/>
        </w:tabs>
        <w:spacing w:before="158" w:after="158"/>
      </w:pPr>
      <w:r>
        <w:rPr>
          <w:rFonts w:hint="eastAsia"/>
        </w:rPr>
        <w:t>支持的显示属性：软件名、厂商、版本号、安装目录。</w:t>
      </w:r>
    </w:p>
    <w:p w14:paraId="5266828D" w14:textId="77777777" w:rsidR="001E00E5" w:rsidRDefault="00000000">
      <w:pPr>
        <w:pStyle w:val="a"/>
        <w:numPr>
          <w:ilvl w:val="0"/>
          <w:numId w:val="25"/>
        </w:numPr>
        <w:tabs>
          <w:tab w:val="clear" w:pos="420"/>
        </w:tabs>
        <w:spacing w:before="158" w:after="158"/>
      </w:pPr>
      <w:r>
        <w:rPr>
          <w:rFonts w:hint="eastAsia"/>
        </w:rPr>
        <w:t>支持实时刷新获取最新信息。</w:t>
      </w:r>
    </w:p>
    <w:p w14:paraId="41AB4A57" w14:textId="77777777" w:rsidR="001E00E5" w:rsidRDefault="00000000">
      <w:pPr>
        <w:numPr>
          <w:ilvl w:val="0"/>
          <w:numId w:val="19"/>
        </w:numPr>
        <w:tabs>
          <w:tab w:val="left" w:pos="960"/>
        </w:tabs>
        <w:spacing w:before="158" w:after="158"/>
        <w:rPr>
          <w:bCs/>
        </w:rPr>
      </w:pPr>
      <w:bookmarkStart w:id="112" w:name="_Toc59204630"/>
      <w:bookmarkStart w:id="113" w:name="_Toc69834369"/>
      <w:r>
        <w:rPr>
          <w:rFonts w:hint="eastAsia"/>
          <w:b/>
          <w:bCs/>
        </w:rPr>
        <w:t>性能监控</w:t>
      </w:r>
      <w:bookmarkEnd w:id="112"/>
      <w:bookmarkEnd w:id="113"/>
    </w:p>
    <w:p w14:paraId="634FD3C1" w14:textId="77777777" w:rsidR="001E00E5" w:rsidRDefault="00000000">
      <w:pPr>
        <w:pStyle w:val="a"/>
        <w:numPr>
          <w:ilvl w:val="0"/>
          <w:numId w:val="26"/>
        </w:numPr>
        <w:tabs>
          <w:tab w:val="clear" w:pos="420"/>
        </w:tabs>
        <w:spacing w:before="158" w:after="158"/>
      </w:pPr>
      <w:r>
        <w:rPr>
          <w:rFonts w:hint="eastAsia"/>
        </w:rPr>
        <w:t>以图表形式显示终端上的性能统计数据。</w:t>
      </w:r>
    </w:p>
    <w:p w14:paraId="087B7F63" w14:textId="77777777" w:rsidR="001E00E5" w:rsidRDefault="00000000">
      <w:pPr>
        <w:pStyle w:val="a"/>
        <w:numPr>
          <w:ilvl w:val="0"/>
          <w:numId w:val="26"/>
        </w:numPr>
        <w:tabs>
          <w:tab w:val="clear" w:pos="420"/>
        </w:tabs>
        <w:spacing w:before="158" w:after="158"/>
      </w:pPr>
      <w:r>
        <w:rPr>
          <w:rFonts w:hint="eastAsia"/>
        </w:rPr>
        <w:t>支持对</w:t>
      </w:r>
      <w:r>
        <w:rPr>
          <w:rFonts w:hint="eastAsia"/>
        </w:rPr>
        <w:t>CPU</w:t>
      </w:r>
      <w:r>
        <w:rPr>
          <w:rFonts w:hint="eastAsia"/>
        </w:rPr>
        <w:t>使用率、内存、网络</w:t>
      </w:r>
      <w:r>
        <w:rPr>
          <w:rFonts w:hint="eastAsia"/>
        </w:rPr>
        <w:t>IO</w:t>
      </w:r>
      <w:r>
        <w:rPr>
          <w:rFonts w:hint="eastAsia"/>
        </w:rPr>
        <w:t>、磁盘使用率进行监控。</w:t>
      </w:r>
    </w:p>
    <w:p w14:paraId="04D2BE81" w14:textId="77777777" w:rsidR="001E00E5" w:rsidRDefault="00000000">
      <w:pPr>
        <w:pStyle w:val="a"/>
        <w:numPr>
          <w:ilvl w:val="0"/>
          <w:numId w:val="26"/>
        </w:numPr>
        <w:tabs>
          <w:tab w:val="clear" w:pos="420"/>
        </w:tabs>
        <w:spacing w:before="158" w:after="158"/>
      </w:pPr>
      <w:r>
        <w:rPr>
          <w:rFonts w:hint="eastAsia"/>
        </w:rPr>
        <w:lastRenderedPageBreak/>
        <w:t>策略中可配置性能监控使用率告警值，终端采用轮询采样法计算一个周期内的平均值来判断是否属于性能异常并产生告警日志。</w:t>
      </w:r>
    </w:p>
    <w:p w14:paraId="23E2FD8F" w14:textId="77777777" w:rsidR="001E00E5" w:rsidRDefault="00000000">
      <w:pPr>
        <w:numPr>
          <w:ilvl w:val="0"/>
          <w:numId w:val="19"/>
        </w:numPr>
        <w:tabs>
          <w:tab w:val="left" w:pos="960"/>
        </w:tabs>
        <w:spacing w:before="158" w:after="158"/>
        <w:rPr>
          <w:bCs/>
        </w:rPr>
      </w:pPr>
      <w:bookmarkStart w:id="114" w:name="_Toc59204631"/>
      <w:bookmarkStart w:id="115" w:name="_Toc69834370"/>
      <w:r>
        <w:rPr>
          <w:rFonts w:hint="eastAsia"/>
          <w:b/>
          <w:bCs/>
        </w:rPr>
        <w:t>临时封锁</w:t>
      </w:r>
      <w:r>
        <w:rPr>
          <w:rFonts w:hint="eastAsia"/>
          <w:b/>
          <w:bCs/>
        </w:rPr>
        <w:t>IP</w:t>
      </w:r>
      <w:bookmarkEnd w:id="114"/>
      <w:bookmarkEnd w:id="115"/>
    </w:p>
    <w:p w14:paraId="56260E3F" w14:textId="77777777" w:rsidR="001E00E5" w:rsidRDefault="00000000">
      <w:pPr>
        <w:pStyle w:val="a"/>
        <w:numPr>
          <w:ilvl w:val="0"/>
          <w:numId w:val="27"/>
        </w:numPr>
        <w:tabs>
          <w:tab w:val="clear" w:pos="420"/>
        </w:tabs>
        <w:spacing w:before="158" w:after="158"/>
      </w:pPr>
      <w:r>
        <w:rPr>
          <w:rFonts w:hint="eastAsia"/>
        </w:rPr>
        <w:t>显示此终端上已临时锁定的</w:t>
      </w:r>
      <w:r>
        <w:rPr>
          <w:rFonts w:hint="eastAsia"/>
        </w:rPr>
        <w:t>IP</w:t>
      </w:r>
      <w:r>
        <w:rPr>
          <w:rFonts w:hint="eastAsia"/>
        </w:rPr>
        <w:t>列表。</w:t>
      </w:r>
    </w:p>
    <w:p w14:paraId="0CFD62AD" w14:textId="77777777" w:rsidR="001E00E5" w:rsidRDefault="00000000">
      <w:pPr>
        <w:pStyle w:val="a"/>
        <w:numPr>
          <w:ilvl w:val="0"/>
          <w:numId w:val="27"/>
        </w:numPr>
        <w:tabs>
          <w:tab w:val="clear" w:pos="420"/>
        </w:tabs>
        <w:spacing w:before="158" w:after="158"/>
      </w:pPr>
      <w:r>
        <w:rPr>
          <w:rFonts w:hint="eastAsia"/>
        </w:rPr>
        <w:t>临时封锁</w:t>
      </w:r>
      <w:r>
        <w:rPr>
          <w:rFonts w:hint="eastAsia"/>
        </w:rPr>
        <w:t>I</w:t>
      </w:r>
      <w:r>
        <w:t>P</w:t>
      </w:r>
      <w:r>
        <w:rPr>
          <w:rFonts w:hint="eastAsia"/>
        </w:rPr>
        <w:t>的原因包括：防暴力破解、防端口扫描、防</w:t>
      </w:r>
      <w:r>
        <w:rPr>
          <w:rFonts w:hint="eastAsia"/>
        </w:rPr>
        <w:t>CC</w:t>
      </w:r>
      <w:r>
        <w:rPr>
          <w:rFonts w:hint="eastAsia"/>
        </w:rPr>
        <w:t>攻击、屏蔽扫描器都有可能导致临时封锁</w:t>
      </w:r>
      <w:r>
        <w:rPr>
          <w:rFonts w:hint="eastAsia"/>
        </w:rPr>
        <w:t>IP</w:t>
      </w:r>
      <w:r>
        <w:rPr>
          <w:rFonts w:hint="eastAsia"/>
        </w:rPr>
        <w:t>，具体原因会显示在封锁原因列表中。</w:t>
      </w:r>
    </w:p>
    <w:p w14:paraId="6FBF4DE1" w14:textId="77777777" w:rsidR="001E00E5" w:rsidRDefault="00000000">
      <w:pPr>
        <w:pStyle w:val="a"/>
        <w:numPr>
          <w:ilvl w:val="0"/>
          <w:numId w:val="27"/>
        </w:numPr>
        <w:tabs>
          <w:tab w:val="clear" w:pos="420"/>
        </w:tabs>
        <w:spacing w:before="158" w:after="158"/>
      </w:pPr>
      <w:r>
        <w:rPr>
          <w:rFonts w:hint="eastAsia"/>
        </w:rPr>
        <w:t>可解除封锁的</w:t>
      </w:r>
      <w:r>
        <w:rPr>
          <w:rFonts w:hint="eastAsia"/>
        </w:rPr>
        <w:t>IP</w:t>
      </w:r>
      <w:r>
        <w:rPr>
          <w:rFonts w:hint="eastAsia"/>
        </w:rPr>
        <w:t>，解除封锁后，若继续有违规动作，则依旧会重新被临时锁定。</w:t>
      </w:r>
    </w:p>
    <w:p w14:paraId="191B9213" w14:textId="77777777" w:rsidR="001E00E5" w:rsidRDefault="00000000">
      <w:pPr>
        <w:pStyle w:val="a"/>
        <w:numPr>
          <w:ilvl w:val="0"/>
          <w:numId w:val="27"/>
        </w:numPr>
        <w:tabs>
          <w:tab w:val="clear" w:pos="420"/>
        </w:tabs>
        <w:spacing w:before="158" w:after="158"/>
      </w:pPr>
      <w:r>
        <w:rPr>
          <w:rFonts w:hint="eastAsia"/>
        </w:rPr>
        <w:t>加入到信任区的</w:t>
      </w:r>
      <w:r>
        <w:rPr>
          <w:rFonts w:hint="eastAsia"/>
        </w:rPr>
        <w:t>IP</w:t>
      </w:r>
      <w:r>
        <w:rPr>
          <w:rFonts w:hint="eastAsia"/>
        </w:rPr>
        <w:t>地址不会再触发临时锁定。</w:t>
      </w:r>
    </w:p>
    <w:p w14:paraId="51BF9494" w14:textId="77777777" w:rsidR="001E00E5" w:rsidRDefault="00000000">
      <w:pPr>
        <w:numPr>
          <w:ilvl w:val="0"/>
          <w:numId w:val="19"/>
        </w:numPr>
        <w:tabs>
          <w:tab w:val="left" w:pos="960"/>
        </w:tabs>
        <w:spacing w:before="158" w:after="158"/>
        <w:rPr>
          <w:bCs/>
        </w:rPr>
      </w:pPr>
      <w:bookmarkStart w:id="116" w:name="_Toc69834371"/>
      <w:bookmarkStart w:id="117" w:name="_Toc59204632"/>
      <w:r>
        <w:rPr>
          <w:rFonts w:hint="eastAsia"/>
          <w:b/>
          <w:bCs/>
        </w:rPr>
        <w:t>启动项</w:t>
      </w:r>
      <w:bookmarkEnd w:id="116"/>
      <w:bookmarkEnd w:id="117"/>
    </w:p>
    <w:p w14:paraId="3DB3DC04" w14:textId="77777777" w:rsidR="001E00E5" w:rsidRDefault="00000000">
      <w:pPr>
        <w:pStyle w:val="a"/>
        <w:numPr>
          <w:ilvl w:val="0"/>
          <w:numId w:val="27"/>
        </w:numPr>
        <w:tabs>
          <w:tab w:val="clear" w:pos="420"/>
        </w:tabs>
        <w:spacing w:before="158" w:after="158"/>
      </w:pPr>
      <w:r>
        <w:rPr>
          <w:rFonts w:hint="eastAsia"/>
        </w:rPr>
        <w:t>显示</w:t>
      </w:r>
      <w:r>
        <w:rPr>
          <w:rFonts w:hint="eastAsia"/>
        </w:rPr>
        <w:t>Windows</w:t>
      </w:r>
      <w:r>
        <w:rPr>
          <w:rFonts w:hint="eastAsia"/>
        </w:rPr>
        <w:t>终端上的启动项信息。</w:t>
      </w:r>
    </w:p>
    <w:p w14:paraId="380C4EA9" w14:textId="77777777" w:rsidR="001E00E5" w:rsidRDefault="00000000">
      <w:pPr>
        <w:pStyle w:val="a"/>
        <w:numPr>
          <w:ilvl w:val="0"/>
          <w:numId w:val="27"/>
        </w:numPr>
        <w:tabs>
          <w:tab w:val="clear" w:pos="420"/>
        </w:tabs>
        <w:spacing w:before="158" w:after="158"/>
      </w:pPr>
      <w:r>
        <w:rPr>
          <w:rFonts w:hint="eastAsia"/>
        </w:rPr>
        <w:t>支持显示的启动项位置：系统的注册表启动项（包括各类系统插件、</w:t>
      </w:r>
      <w:r>
        <w:rPr>
          <w:rFonts w:hint="eastAsia"/>
        </w:rPr>
        <w:t>Run</w:t>
      </w:r>
      <w:r>
        <w:rPr>
          <w:rFonts w:hint="eastAsia"/>
        </w:rPr>
        <w:t>项、右键菜单）、应用层服务、驱动、计划任务、</w:t>
      </w:r>
      <w:r>
        <w:rPr>
          <w:rFonts w:hint="eastAsia"/>
        </w:rPr>
        <w:t>WMI</w:t>
      </w:r>
      <w:r>
        <w:rPr>
          <w:rFonts w:hint="eastAsia"/>
        </w:rPr>
        <w:t>等。</w:t>
      </w:r>
    </w:p>
    <w:p w14:paraId="4B326EA1" w14:textId="77777777" w:rsidR="001E00E5" w:rsidRDefault="00000000">
      <w:pPr>
        <w:pStyle w:val="a"/>
        <w:numPr>
          <w:ilvl w:val="0"/>
          <w:numId w:val="27"/>
        </w:numPr>
        <w:tabs>
          <w:tab w:val="clear" w:pos="420"/>
        </w:tabs>
        <w:spacing w:before="158" w:after="158"/>
      </w:pPr>
      <w:r>
        <w:rPr>
          <w:rFonts w:hint="eastAsia"/>
        </w:rPr>
        <w:t>操作项支持删除启动项。</w:t>
      </w:r>
    </w:p>
    <w:p w14:paraId="68CAEA08" w14:textId="77777777" w:rsidR="00F41673" w:rsidRDefault="00F41673" w:rsidP="00F41673">
      <w:pPr>
        <w:numPr>
          <w:ilvl w:val="0"/>
          <w:numId w:val="19"/>
        </w:numPr>
        <w:tabs>
          <w:tab w:val="left" w:pos="960"/>
        </w:tabs>
        <w:spacing w:before="158" w:after="158"/>
        <w:rPr>
          <w:b/>
          <w:bCs/>
        </w:rPr>
      </w:pPr>
      <w:r>
        <w:rPr>
          <w:rFonts w:hint="eastAsia"/>
          <w:b/>
          <w:bCs/>
        </w:rPr>
        <w:t xml:space="preserve">Web </w:t>
      </w:r>
      <w:r>
        <w:rPr>
          <w:rFonts w:hint="eastAsia"/>
          <w:b/>
          <w:bCs/>
        </w:rPr>
        <w:t>服务</w:t>
      </w:r>
    </w:p>
    <w:p w14:paraId="4B81230D" w14:textId="77777777" w:rsidR="00F41673" w:rsidRDefault="00F41673" w:rsidP="00F41673">
      <w:pPr>
        <w:pStyle w:val="a"/>
        <w:numPr>
          <w:ilvl w:val="0"/>
          <w:numId w:val="27"/>
        </w:numPr>
        <w:tabs>
          <w:tab w:val="clear" w:pos="420"/>
        </w:tabs>
        <w:spacing w:before="158" w:after="158"/>
      </w:pPr>
      <w:r>
        <w:rPr>
          <w:rFonts w:hint="eastAsia"/>
        </w:rPr>
        <w:t>显示主机上的</w:t>
      </w:r>
      <w:r>
        <w:rPr>
          <w:rFonts w:hint="eastAsia"/>
        </w:rPr>
        <w:t xml:space="preserve">Web </w:t>
      </w:r>
      <w:r>
        <w:rPr>
          <w:rFonts w:hint="eastAsia"/>
        </w:rPr>
        <w:t>服务信息。</w:t>
      </w:r>
    </w:p>
    <w:p w14:paraId="342A8403" w14:textId="77777777" w:rsidR="00F41673" w:rsidRDefault="00F41673" w:rsidP="00F41673">
      <w:pPr>
        <w:pStyle w:val="a"/>
        <w:numPr>
          <w:ilvl w:val="0"/>
          <w:numId w:val="27"/>
        </w:numPr>
        <w:tabs>
          <w:tab w:val="clear" w:pos="420"/>
        </w:tabs>
        <w:spacing w:before="158" w:after="158"/>
      </w:pPr>
      <w:r>
        <w:rPr>
          <w:rFonts w:hint="eastAsia"/>
        </w:rPr>
        <w:t>支持显示</w:t>
      </w:r>
      <w:r>
        <w:rPr>
          <w:rFonts w:hint="eastAsia"/>
        </w:rPr>
        <w:t xml:space="preserve"> Windows </w:t>
      </w:r>
      <w:r>
        <w:rPr>
          <w:rFonts w:hint="eastAsia"/>
        </w:rPr>
        <w:t>上主机</w:t>
      </w:r>
      <w:r>
        <w:rPr>
          <w:rFonts w:hint="eastAsia"/>
        </w:rPr>
        <w:t xml:space="preserve"> Web </w:t>
      </w:r>
      <w:r>
        <w:rPr>
          <w:rFonts w:hint="eastAsia"/>
        </w:rPr>
        <w:t>服务信息：</w:t>
      </w:r>
      <w:r>
        <w:rPr>
          <w:rFonts w:hint="eastAsia"/>
        </w:rPr>
        <w:t xml:space="preserve">Web </w:t>
      </w:r>
      <w:r>
        <w:rPr>
          <w:rFonts w:hint="eastAsia"/>
        </w:rPr>
        <w:t>服务名称、启动用户、服务进程路径、关联进程数、服务所在的主机、</w:t>
      </w:r>
      <w:r>
        <w:rPr>
          <w:rFonts w:hint="eastAsia"/>
        </w:rPr>
        <w:t xml:space="preserve">IP </w:t>
      </w:r>
      <w:r>
        <w:rPr>
          <w:rFonts w:hint="eastAsia"/>
        </w:rPr>
        <w:t>地址等。</w:t>
      </w:r>
    </w:p>
    <w:p w14:paraId="5E173C35" w14:textId="77777777" w:rsidR="00F41673" w:rsidRDefault="00F41673" w:rsidP="00F41673">
      <w:pPr>
        <w:pStyle w:val="a"/>
        <w:numPr>
          <w:ilvl w:val="0"/>
          <w:numId w:val="27"/>
        </w:numPr>
        <w:tabs>
          <w:tab w:val="clear" w:pos="420"/>
        </w:tabs>
        <w:spacing w:before="158" w:after="158"/>
      </w:pPr>
      <w:r>
        <w:rPr>
          <w:rFonts w:hint="eastAsia"/>
        </w:rPr>
        <w:t>支持显示</w:t>
      </w:r>
      <w:r>
        <w:rPr>
          <w:rFonts w:hint="eastAsia"/>
        </w:rPr>
        <w:t xml:space="preserve"> Linux </w:t>
      </w:r>
      <w:r>
        <w:rPr>
          <w:rFonts w:hint="eastAsia"/>
        </w:rPr>
        <w:t>主机上</w:t>
      </w:r>
      <w:r>
        <w:rPr>
          <w:rFonts w:hint="eastAsia"/>
        </w:rPr>
        <w:t xml:space="preserve"> Web </w:t>
      </w:r>
      <w:r>
        <w:rPr>
          <w:rFonts w:hint="eastAsia"/>
        </w:rPr>
        <w:t>服务信息：</w:t>
      </w:r>
      <w:r>
        <w:rPr>
          <w:rFonts w:hint="eastAsia"/>
        </w:rPr>
        <w:t xml:space="preserve">Web </w:t>
      </w:r>
      <w:r>
        <w:rPr>
          <w:rFonts w:hint="eastAsia"/>
        </w:rPr>
        <w:t>服务名称、启动用户、服务进程路径、关联进程数、访问日志路径、配置文件路径、服务所在的主机、</w:t>
      </w:r>
      <w:r>
        <w:rPr>
          <w:rFonts w:hint="eastAsia"/>
        </w:rPr>
        <w:t xml:space="preserve">IP </w:t>
      </w:r>
      <w:r>
        <w:rPr>
          <w:rFonts w:hint="eastAsia"/>
        </w:rPr>
        <w:t>地址等。</w:t>
      </w:r>
    </w:p>
    <w:p w14:paraId="3C6DA448" w14:textId="77777777" w:rsidR="00F41673" w:rsidRDefault="00F41673" w:rsidP="00F41673">
      <w:pPr>
        <w:pStyle w:val="a"/>
        <w:numPr>
          <w:ilvl w:val="0"/>
          <w:numId w:val="27"/>
        </w:numPr>
        <w:tabs>
          <w:tab w:val="clear" w:pos="420"/>
        </w:tabs>
        <w:spacing w:before="158" w:after="158"/>
      </w:pPr>
      <w:r>
        <w:rPr>
          <w:rFonts w:hint="eastAsia"/>
        </w:rPr>
        <w:t>支持</w:t>
      </w:r>
      <w:r>
        <w:rPr>
          <w:rFonts w:hint="eastAsia"/>
        </w:rPr>
        <w:t xml:space="preserve">Web </w:t>
      </w:r>
      <w:r>
        <w:rPr>
          <w:rFonts w:hint="eastAsia"/>
        </w:rPr>
        <w:t>服务数据的同步更新。</w:t>
      </w:r>
    </w:p>
    <w:p w14:paraId="55442EA1" w14:textId="77777777" w:rsidR="00F41673" w:rsidRDefault="00F41673" w:rsidP="00F41673">
      <w:pPr>
        <w:numPr>
          <w:ilvl w:val="0"/>
          <w:numId w:val="19"/>
        </w:numPr>
        <w:tabs>
          <w:tab w:val="left" w:pos="960"/>
        </w:tabs>
        <w:spacing w:before="158" w:after="158"/>
        <w:rPr>
          <w:b/>
          <w:bCs/>
        </w:rPr>
      </w:pPr>
      <w:r>
        <w:rPr>
          <w:rFonts w:hint="eastAsia"/>
          <w:b/>
          <w:bCs/>
        </w:rPr>
        <w:t xml:space="preserve">Web </w:t>
      </w:r>
      <w:r>
        <w:rPr>
          <w:rFonts w:hint="eastAsia"/>
          <w:b/>
          <w:bCs/>
        </w:rPr>
        <w:t>框架</w:t>
      </w:r>
    </w:p>
    <w:p w14:paraId="33BDB37A" w14:textId="77777777" w:rsidR="00F41673" w:rsidRDefault="00F41673" w:rsidP="00F41673">
      <w:pPr>
        <w:pStyle w:val="a"/>
        <w:numPr>
          <w:ilvl w:val="0"/>
          <w:numId w:val="27"/>
        </w:numPr>
        <w:tabs>
          <w:tab w:val="clear" w:pos="420"/>
        </w:tabs>
        <w:spacing w:before="158" w:after="158"/>
      </w:pPr>
      <w:r>
        <w:rPr>
          <w:rFonts w:hint="eastAsia"/>
        </w:rPr>
        <w:t>显示主机上的</w:t>
      </w:r>
      <w:r>
        <w:rPr>
          <w:rFonts w:hint="eastAsia"/>
        </w:rPr>
        <w:t xml:space="preserve"> Web </w:t>
      </w:r>
      <w:r>
        <w:rPr>
          <w:rFonts w:hint="eastAsia"/>
        </w:rPr>
        <w:t>框架信息。</w:t>
      </w:r>
    </w:p>
    <w:p w14:paraId="0F9B12C2" w14:textId="77777777" w:rsidR="00F41673" w:rsidRDefault="00F41673" w:rsidP="00F41673">
      <w:pPr>
        <w:pStyle w:val="a"/>
        <w:numPr>
          <w:ilvl w:val="0"/>
          <w:numId w:val="27"/>
        </w:numPr>
        <w:tabs>
          <w:tab w:val="clear" w:pos="420"/>
        </w:tabs>
        <w:spacing w:before="158" w:after="158"/>
      </w:pPr>
      <w:r>
        <w:rPr>
          <w:rFonts w:hint="eastAsia"/>
        </w:rPr>
        <w:t>支持显示</w:t>
      </w:r>
      <w:r>
        <w:rPr>
          <w:rFonts w:hint="eastAsia"/>
        </w:rPr>
        <w:t xml:space="preserve"> Windows </w:t>
      </w:r>
      <w:r>
        <w:rPr>
          <w:rFonts w:hint="eastAsia"/>
        </w:rPr>
        <w:t>主机上</w:t>
      </w:r>
      <w:r>
        <w:rPr>
          <w:rFonts w:hint="eastAsia"/>
        </w:rPr>
        <w:t xml:space="preserve"> Web </w:t>
      </w:r>
      <w:r>
        <w:rPr>
          <w:rFonts w:hint="eastAsia"/>
        </w:rPr>
        <w:t>框架信息：</w:t>
      </w:r>
      <w:r>
        <w:rPr>
          <w:rFonts w:hint="eastAsia"/>
        </w:rPr>
        <w:t xml:space="preserve">Web </w:t>
      </w:r>
      <w:r>
        <w:rPr>
          <w:rFonts w:hint="eastAsia"/>
        </w:rPr>
        <w:t>框架名称、框架语言、框架路径、框架描述、框架所在主机等。</w:t>
      </w:r>
    </w:p>
    <w:p w14:paraId="4B2B623C" w14:textId="77777777" w:rsidR="00F41673" w:rsidRDefault="00F41673" w:rsidP="00F41673">
      <w:pPr>
        <w:pStyle w:val="a"/>
        <w:numPr>
          <w:ilvl w:val="0"/>
          <w:numId w:val="27"/>
        </w:numPr>
        <w:tabs>
          <w:tab w:val="clear" w:pos="420"/>
        </w:tabs>
        <w:spacing w:before="158" w:after="158"/>
      </w:pPr>
      <w:r>
        <w:rPr>
          <w:rFonts w:hint="eastAsia"/>
        </w:rPr>
        <w:t>支持显示</w:t>
      </w:r>
      <w:r>
        <w:rPr>
          <w:rFonts w:hint="eastAsia"/>
        </w:rPr>
        <w:t xml:space="preserve">Linux </w:t>
      </w:r>
      <w:r>
        <w:rPr>
          <w:rFonts w:hint="eastAsia"/>
        </w:rPr>
        <w:t>主机上</w:t>
      </w:r>
      <w:r>
        <w:rPr>
          <w:rFonts w:hint="eastAsia"/>
        </w:rPr>
        <w:t xml:space="preserve"> Web </w:t>
      </w:r>
      <w:r>
        <w:rPr>
          <w:rFonts w:hint="eastAsia"/>
        </w:rPr>
        <w:t>框架信息：</w:t>
      </w:r>
      <w:r>
        <w:rPr>
          <w:rFonts w:hint="eastAsia"/>
        </w:rPr>
        <w:t xml:space="preserve">Web </w:t>
      </w:r>
      <w:r>
        <w:rPr>
          <w:rFonts w:hint="eastAsia"/>
        </w:rPr>
        <w:t>框架名称、框架语言、框架路径、框架描述、框架所在主机、</w:t>
      </w:r>
      <w:r>
        <w:rPr>
          <w:rFonts w:hint="eastAsia"/>
        </w:rPr>
        <w:t xml:space="preserve">IP </w:t>
      </w:r>
      <w:r>
        <w:rPr>
          <w:rFonts w:hint="eastAsia"/>
        </w:rPr>
        <w:t>地址等。</w:t>
      </w:r>
    </w:p>
    <w:p w14:paraId="5A6475C1" w14:textId="77777777" w:rsidR="00F41673" w:rsidRDefault="00F41673" w:rsidP="00F41673">
      <w:pPr>
        <w:pStyle w:val="a"/>
        <w:numPr>
          <w:ilvl w:val="0"/>
          <w:numId w:val="27"/>
        </w:numPr>
        <w:tabs>
          <w:tab w:val="clear" w:pos="420"/>
        </w:tabs>
        <w:spacing w:before="158" w:after="158"/>
      </w:pPr>
      <w:r>
        <w:rPr>
          <w:rFonts w:hint="eastAsia"/>
        </w:rPr>
        <w:lastRenderedPageBreak/>
        <w:t>支持</w:t>
      </w:r>
      <w:r>
        <w:rPr>
          <w:rFonts w:hint="eastAsia"/>
        </w:rPr>
        <w:t xml:space="preserve">Web </w:t>
      </w:r>
      <w:r>
        <w:rPr>
          <w:rFonts w:hint="eastAsia"/>
        </w:rPr>
        <w:t>框架数据的同步更新。</w:t>
      </w:r>
    </w:p>
    <w:p w14:paraId="5B0664C6" w14:textId="77777777" w:rsidR="00F41673" w:rsidRDefault="00F41673" w:rsidP="00F41673">
      <w:pPr>
        <w:numPr>
          <w:ilvl w:val="0"/>
          <w:numId w:val="19"/>
        </w:numPr>
        <w:tabs>
          <w:tab w:val="left" w:pos="960"/>
        </w:tabs>
        <w:spacing w:before="158" w:after="158"/>
        <w:rPr>
          <w:b/>
          <w:bCs/>
        </w:rPr>
      </w:pPr>
      <w:r>
        <w:rPr>
          <w:rFonts w:hint="eastAsia"/>
          <w:b/>
          <w:bCs/>
        </w:rPr>
        <w:t xml:space="preserve">Web </w:t>
      </w:r>
      <w:r>
        <w:rPr>
          <w:rFonts w:hint="eastAsia"/>
          <w:b/>
          <w:bCs/>
        </w:rPr>
        <w:t>应用</w:t>
      </w:r>
    </w:p>
    <w:p w14:paraId="1F54DCD8" w14:textId="77777777" w:rsidR="00F41673" w:rsidRDefault="00F41673" w:rsidP="00F41673">
      <w:pPr>
        <w:pStyle w:val="a"/>
        <w:numPr>
          <w:ilvl w:val="0"/>
          <w:numId w:val="27"/>
        </w:numPr>
        <w:tabs>
          <w:tab w:val="clear" w:pos="420"/>
        </w:tabs>
        <w:spacing w:before="158" w:after="158"/>
      </w:pPr>
      <w:r>
        <w:rPr>
          <w:rFonts w:hint="eastAsia"/>
        </w:rPr>
        <w:t>显示主机上</w:t>
      </w:r>
      <w:r>
        <w:rPr>
          <w:rFonts w:hint="eastAsia"/>
        </w:rPr>
        <w:t xml:space="preserve">Web </w:t>
      </w:r>
      <w:r>
        <w:rPr>
          <w:rFonts w:hint="eastAsia"/>
        </w:rPr>
        <w:t>应用信息。</w:t>
      </w:r>
    </w:p>
    <w:p w14:paraId="15A906F0" w14:textId="77777777" w:rsidR="00F41673" w:rsidRDefault="00F41673" w:rsidP="00F41673">
      <w:pPr>
        <w:pStyle w:val="a"/>
        <w:numPr>
          <w:ilvl w:val="0"/>
          <w:numId w:val="27"/>
        </w:numPr>
        <w:tabs>
          <w:tab w:val="clear" w:pos="420"/>
        </w:tabs>
        <w:spacing w:before="158" w:after="158"/>
      </w:pPr>
      <w:r>
        <w:rPr>
          <w:rFonts w:hint="eastAsia"/>
        </w:rPr>
        <w:t>支持显示</w:t>
      </w:r>
      <w:r>
        <w:rPr>
          <w:rFonts w:hint="eastAsia"/>
        </w:rPr>
        <w:t xml:space="preserve">Windows </w:t>
      </w:r>
      <w:r>
        <w:rPr>
          <w:rFonts w:hint="eastAsia"/>
        </w:rPr>
        <w:t>主机上</w:t>
      </w:r>
      <w:r>
        <w:rPr>
          <w:rFonts w:hint="eastAsia"/>
        </w:rPr>
        <w:t xml:space="preserve">Web </w:t>
      </w:r>
      <w:r>
        <w:rPr>
          <w:rFonts w:hint="eastAsia"/>
        </w:rPr>
        <w:t>应用信息：</w:t>
      </w:r>
      <w:r>
        <w:rPr>
          <w:rFonts w:hint="eastAsia"/>
        </w:rPr>
        <w:t xml:space="preserve">Web </w:t>
      </w:r>
      <w:r>
        <w:rPr>
          <w:rFonts w:hint="eastAsia"/>
        </w:rPr>
        <w:t>应用名称、版本、服务类型、根目录、站点域名、</w:t>
      </w:r>
    </w:p>
    <w:p w14:paraId="107BEF12" w14:textId="77777777" w:rsidR="00F41673" w:rsidRDefault="00F41673" w:rsidP="00F41673">
      <w:pPr>
        <w:pStyle w:val="a"/>
        <w:numPr>
          <w:ilvl w:val="0"/>
          <w:numId w:val="27"/>
        </w:numPr>
        <w:tabs>
          <w:tab w:val="clear" w:pos="420"/>
        </w:tabs>
        <w:spacing w:before="158" w:after="158"/>
      </w:pPr>
      <w:r>
        <w:rPr>
          <w:rFonts w:hint="eastAsia"/>
        </w:rPr>
        <w:t xml:space="preserve">Web </w:t>
      </w:r>
      <w:r>
        <w:rPr>
          <w:rFonts w:hint="eastAsia"/>
        </w:rPr>
        <w:t>应用所在的主机、</w:t>
      </w:r>
      <w:r>
        <w:rPr>
          <w:rFonts w:hint="eastAsia"/>
        </w:rPr>
        <w:t xml:space="preserve">IP </w:t>
      </w:r>
      <w:r>
        <w:rPr>
          <w:rFonts w:hint="eastAsia"/>
        </w:rPr>
        <w:t>地址等。</w:t>
      </w:r>
    </w:p>
    <w:p w14:paraId="7D8F3CC2" w14:textId="77777777" w:rsidR="00F41673" w:rsidRDefault="00F41673" w:rsidP="00F41673">
      <w:pPr>
        <w:pStyle w:val="a"/>
        <w:numPr>
          <w:ilvl w:val="0"/>
          <w:numId w:val="27"/>
        </w:numPr>
        <w:tabs>
          <w:tab w:val="clear" w:pos="420"/>
        </w:tabs>
        <w:spacing w:before="158" w:after="158"/>
      </w:pPr>
      <w:r>
        <w:rPr>
          <w:rFonts w:hint="eastAsia"/>
        </w:rPr>
        <w:t>支持显示</w:t>
      </w:r>
      <w:r>
        <w:rPr>
          <w:rFonts w:hint="eastAsia"/>
        </w:rPr>
        <w:t xml:space="preserve">Linux </w:t>
      </w:r>
      <w:r>
        <w:rPr>
          <w:rFonts w:hint="eastAsia"/>
        </w:rPr>
        <w:t>主机上</w:t>
      </w:r>
      <w:r>
        <w:rPr>
          <w:rFonts w:hint="eastAsia"/>
        </w:rPr>
        <w:t xml:space="preserve"> Web </w:t>
      </w:r>
      <w:r>
        <w:rPr>
          <w:rFonts w:hint="eastAsia"/>
        </w:rPr>
        <w:t>应用信息：</w:t>
      </w:r>
      <w:r>
        <w:rPr>
          <w:rFonts w:hint="eastAsia"/>
        </w:rPr>
        <w:t xml:space="preserve">Web </w:t>
      </w:r>
      <w:r>
        <w:rPr>
          <w:rFonts w:hint="eastAsia"/>
        </w:rPr>
        <w:t>应用名称、版本、服务类型、根目录、站点域名、插件数、</w:t>
      </w:r>
      <w:r>
        <w:rPr>
          <w:rFonts w:hint="eastAsia"/>
        </w:rPr>
        <w:t xml:space="preserve">Web </w:t>
      </w:r>
      <w:r>
        <w:rPr>
          <w:rFonts w:hint="eastAsia"/>
        </w:rPr>
        <w:t>应用所在的主机、</w:t>
      </w:r>
      <w:r>
        <w:rPr>
          <w:rFonts w:hint="eastAsia"/>
        </w:rPr>
        <w:t xml:space="preserve">IP </w:t>
      </w:r>
      <w:r>
        <w:rPr>
          <w:rFonts w:hint="eastAsia"/>
        </w:rPr>
        <w:t>地址等。</w:t>
      </w:r>
    </w:p>
    <w:p w14:paraId="7B1AD9A8" w14:textId="77777777" w:rsidR="00F41673" w:rsidRDefault="00F41673" w:rsidP="00F41673">
      <w:pPr>
        <w:pStyle w:val="a"/>
        <w:numPr>
          <w:ilvl w:val="0"/>
          <w:numId w:val="27"/>
        </w:numPr>
        <w:tabs>
          <w:tab w:val="clear" w:pos="420"/>
        </w:tabs>
        <w:spacing w:before="158" w:after="158"/>
      </w:pPr>
      <w:r>
        <w:rPr>
          <w:rFonts w:hint="eastAsia"/>
        </w:rPr>
        <w:t>支持</w:t>
      </w:r>
      <w:r>
        <w:rPr>
          <w:rFonts w:hint="eastAsia"/>
        </w:rPr>
        <w:t xml:space="preserve">Web </w:t>
      </w:r>
      <w:r>
        <w:rPr>
          <w:rFonts w:hint="eastAsia"/>
        </w:rPr>
        <w:t>应用数据的同步更新。</w:t>
      </w:r>
    </w:p>
    <w:p w14:paraId="501CF38C" w14:textId="77777777" w:rsidR="00F41673" w:rsidRDefault="00F41673" w:rsidP="00F41673">
      <w:pPr>
        <w:numPr>
          <w:ilvl w:val="0"/>
          <w:numId w:val="19"/>
        </w:numPr>
        <w:tabs>
          <w:tab w:val="left" w:pos="960"/>
        </w:tabs>
        <w:spacing w:before="158" w:after="158"/>
        <w:rPr>
          <w:b/>
          <w:bCs/>
        </w:rPr>
      </w:pPr>
      <w:r>
        <w:rPr>
          <w:rFonts w:hint="eastAsia"/>
          <w:b/>
          <w:bCs/>
        </w:rPr>
        <w:t>数据库</w:t>
      </w:r>
    </w:p>
    <w:p w14:paraId="01B822E5" w14:textId="77777777" w:rsidR="00F41673" w:rsidRDefault="00F41673" w:rsidP="00F41673">
      <w:pPr>
        <w:pStyle w:val="a"/>
        <w:numPr>
          <w:ilvl w:val="0"/>
          <w:numId w:val="27"/>
        </w:numPr>
        <w:tabs>
          <w:tab w:val="clear" w:pos="420"/>
        </w:tabs>
        <w:spacing w:before="158" w:after="158"/>
      </w:pPr>
      <w:r>
        <w:rPr>
          <w:rFonts w:hint="eastAsia"/>
        </w:rPr>
        <w:t>显示主机上数据库信息</w:t>
      </w:r>
      <w:r>
        <w:rPr>
          <w:rFonts w:hint="eastAsia"/>
          <w:lang w:eastAsia="zh-Hans"/>
        </w:rPr>
        <w:t>。</w:t>
      </w:r>
    </w:p>
    <w:p w14:paraId="101F674A" w14:textId="77777777" w:rsidR="00F41673" w:rsidRDefault="00F41673" w:rsidP="00F41673">
      <w:pPr>
        <w:pStyle w:val="a"/>
        <w:numPr>
          <w:ilvl w:val="0"/>
          <w:numId w:val="27"/>
        </w:numPr>
        <w:tabs>
          <w:tab w:val="clear" w:pos="420"/>
        </w:tabs>
        <w:spacing w:before="158" w:after="158"/>
      </w:pPr>
      <w:r>
        <w:rPr>
          <w:rFonts w:hint="eastAsia"/>
        </w:rPr>
        <w:t>支持显示</w:t>
      </w:r>
      <w:r>
        <w:rPr>
          <w:rFonts w:hint="eastAsia"/>
        </w:rPr>
        <w:t xml:space="preserve">Windows </w:t>
      </w:r>
      <w:r>
        <w:rPr>
          <w:rFonts w:hint="eastAsia"/>
        </w:rPr>
        <w:t>主机上数据库信息，包括数据库名称、版本、启动用户、协议、绑定</w:t>
      </w:r>
      <w:r>
        <w:rPr>
          <w:rFonts w:hint="eastAsia"/>
        </w:rPr>
        <w:t xml:space="preserve"> IP</w:t>
      </w:r>
      <w:r>
        <w:rPr>
          <w:rFonts w:hint="eastAsia"/>
        </w:rPr>
        <w:t>、绑定端口、进程路径、数据库所在的主机、</w:t>
      </w:r>
      <w:r>
        <w:rPr>
          <w:rFonts w:hint="eastAsia"/>
        </w:rPr>
        <w:t xml:space="preserve">IP </w:t>
      </w:r>
      <w:r>
        <w:rPr>
          <w:rFonts w:hint="eastAsia"/>
        </w:rPr>
        <w:t>地址等。</w:t>
      </w:r>
    </w:p>
    <w:p w14:paraId="1FCA28ED" w14:textId="77777777" w:rsidR="00F41673" w:rsidRDefault="00F41673" w:rsidP="00F41673">
      <w:pPr>
        <w:pStyle w:val="a"/>
        <w:numPr>
          <w:ilvl w:val="0"/>
          <w:numId w:val="27"/>
        </w:numPr>
        <w:tabs>
          <w:tab w:val="clear" w:pos="420"/>
        </w:tabs>
        <w:spacing w:before="158" w:after="158"/>
      </w:pPr>
      <w:r>
        <w:rPr>
          <w:rFonts w:hint="eastAsia"/>
        </w:rPr>
        <w:t>支持显示</w:t>
      </w:r>
      <w:r>
        <w:rPr>
          <w:rFonts w:hint="eastAsia"/>
        </w:rPr>
        <w:t xml:space="preserve">Linux </w:t>
      </w:r>
      <w:r>
        <w:rPr>
          <w:rFonts w:hint="eastAsia"/>
        </w:rPr>
        <w:t>主机上数据库信息，包括数据库名称、版本、启动用户、协议、绑定</w:t>
      </w:r>
      <w:r>
        <w:rPr>
          <w:rFonts w:hint="eastAsia"/>
        </w:rPr>
        <w:t xml:space="preserve"> IP</w:t>
      </w:r>
      <w:r>
        <w:rPr>
          <w:rFonts w:hint="eastAsia"/>
        </w:rPr>
        <w:t>、绑定端口、进程路径、数据路径、配置文件路径、日志文件路径、数据库所在的主机、</w:t>
      </w:r>
      <w:r>
        <w:rPr>
          <w:rFonts w:hint="eastAsia"/>
        </w:rPr>
        <w:t xml:space="preserve">IP </w:t>
      </w:r>
      <w:r>
        <w:rPr>
          <w:rFonts w:hint="eastAsia"/>
        </w:rPr>
        <w:t>地址等。</w:t>
      </w:r>
    </w:p>
    <w:p w14:paraId="2990C891" w14:textId="77777777" w:rsidR="00F41673" w:rsidRDefault="00F41673" w:rsidP="00F41673">
      <w:pPr>
        <w:pStyle w:val="a"/>
        <w:numPr>
          <w:ilvl w:val="0"/>
          <w:numId w:val="27"/>
        </w:numPr>
        <w:tabs>
          <w:tab w:val="clear" w:pos="420"/>
        </w:tabs>
        <w:spacing w:before="158" w:after="158"/>
      </w:pPr>
      <w:r>
        <w:rPr>
          <w:rFonts w:hint="eastAsia"/>
        </w:rPr>
        <w:t>支持数据库数据的同步更新。</w:t>
      </w:r>
    </w:p>
    <w:p w14:paraId="326B2C8E" w14:textId="77777777" w:rsidR="00F41673" w:rsidRDefault="00F41673" w:rsidP="00F41673">
      <w:pPr>
        <w:numPr>
          <w:ilvl w:val="0"/>
          <w:numId w:val="19"/>
        </w:numPr>
        <w:tabs>
          <w:tab w:val="left" w:pos="960"/>
        </w:tabs>
        <w:spacing w:before="158" w:after="158"/>
        <w:rPr>
          <w:b/>
          <w:bCs/>
        </w:rPr>
      </w:pPr>
      <w:r>
        <w:rPr>
          <w:rFonts w:hint="eastAsia"/>
          <w:b/>
          <w:bCs/>
          <w:lang w:eastAsia="zh-Hans"/>
        </w:rPr>
        <w:t>内核模块</w:t>
      </w:r>
    </w:p>
    <w:p w14:paraId="5499212C" w14:textId="77777777" w:rsidR="00E74976" w:rsidRDefault="00F41673" w:rsidP="00354195">
      <w:pPr>
        <w:pStyle w:val="a"/>
        <w:numPr>
          <w:ilvl w:val="0"/>
          <w:numId w:val="27"/>
        </w:numPr>
        <w:tabs>
          <w:tab w:val="clear" w:pos="420"/>
        </w:tabs>
        <w:spacing w:before="158" w:after="158"/>
      </w:pPr>
      <w:r>
        <w:rPr>
          <w:rFonts w:hint="eastAsia"/>
        </w:rPr>
        <w:t>支持显示主机上</w:t>
      </w:r>
      <w:r>
        <w:rPr>
          <w:rFonts w:hint="eastAsia"/>
          <w:lang w:eastAsia="zh-Hans"/>
        </w:rPr>
        <w:t>内核模块信息</w:t>
      </w:r>
      <w:r>
        <w:rPr>
          <w:rFonts w:hint="eastAsia"/>
        </w:rPr>
        <w:t>，包括</w:t>
      </w:r>
      <w:r>
        <w:rPr>
          <w:rFonts w:hint="eastAsia"/>
          <w:lang w:eastAsia="zh-Hans"/>
        </w:rPr>
        <w:t>内核模块名称、版本号、模块路径、模块大小、依赖的模块数、依赖本模块的模块数、模块描述</w:t>
      </w:r>
      <w:r>
        <w:rPr>
          <w:rFonts w:hint="eastAsia"/>
        </w:rPr>
        <w:t>等。</w:t>
      </w:r>
    </w:p>
    <w:p w14:paraId="119A69CE" w14:textId="77777777" w:rsidR="00E74976" w:rsidRDefault="00E74976" w:rsidP="00E74976">
      <w:pPr>
        <w:numPr>
          <w:ilvl w:val="0"/>
          <w:numId w:val="19"/>
        </w:numPr>
        <w:tabs>
          <w:tab w:val="left" w:pos="960"/>
        </w:tabs>
        <w:spacing w:before="158" w:after="158"/>
        <w:rPr>
          <w:b/>
          <w:bCs/>
        </w:rPr>
      </w:pPr>
      <w:r>
        <w:rPr>
          <w:rFonts w:hint="eastAsia"/>
          <w:b/>
          <w:bCs/>
        </w:rPr>
        <w:t xml:space="preserve">JAR </w:t>
      </w:r>
      <w:r>
        <w:rPr>
          <w:rFonts w:hint="eastAsia"/>
          <w:b/>
          <w:bCs/>
        </w:rPr>
        <w:t>包</w:t>
      </w:r>
    </w:p>
    <w:p w14:paraId="6BD9CEFD" w14:textId="77777777" w:rsidR="00E74976" w:rsidRDefault="00E74976" w:rsidP="00354195">
      <w:pPr>
        <w:pStyle w:val="a"/>
        <w:numPr>
          <w:ilvl w:val="0"/>
          <w:numId w:val="27"/>
        </w:numPr>
        <w:tabs>
          <w:tab w:val="clear" w:pos="420"/>
        </w:tabs>
        <w:spacing w:before="158" w:after="158"/>
      </w:pPr>
      <w:r>
        <w:rPr>
          <w:rFonts w:hint="eastAsia"/>
        </w:rPr>
        <w:t>支持</w:t>
      </w:r>
      <w:r w:rsidRPr="00354195">
        <w:rPr>
          <w:rFonts w:hint="eastAsia"/>
        </w:rPr>
        <w:t>支持盘点</w:t>
      </w:r>
      <w:r w:rsidRPr="00354195">
        <w:rPr>
          <w:rFonts w:hint="eastAsia"/>
        </w:rPr>
        <w:t>JAR</w:t>
      </w:r>
      <w:r w:rsidRPr="00354195">
        <w:rPr>
          <w:rFonts w:hint="eastAsia"/>
        </w:rPr>
        <w:t>包的名称、版本号、类型、绝对路径、所在主机等信息</w:t>
      </w:r>
      <w:r>
        <w:rPr>
          <w:rFonts w:hint="eastAsia"/>
        </w:rPr>
        <w:t>。</w:t>
      </w:r>
    </w:p>
    <w:p w14:paraId="1DE6A0DF" w14:textId="77777777" w:rsidR="00E74976" w:rsidRPr="00354195" w:rsidRDefault="00E74976" w:rsidP="00354195">
      <w:pPr>
        <w:numPr>
          <w:ilvl w:val="0"/>
          <w:numId w:val="19"/>
        </w:numPr>
        <w:tabs>
          <w:tab w:val="left" w:pos="960"/>
        </w:tabs>
        <w:spacing w:before="158" w:after="158"/>
        <w:rPr>
          <w:b/>
          <w:bCs/>
          <w:lang w:eastAsia="zh-Hans"/>
        </w:rPr>
      </w:pPr>
      <w:r w:rsidRPr="00354195">
        <w:rPr>
          <w:rFonts w:hint="eastAsia"/>
          <w:b/>
          <w:bCs/>
          <w:lang w:eastAsia="zh-Hans"/>
        </w:rPr>
        <w:t>环境变量</w:t>
      </w:r>
    </w:p>
    <w:p w14:paraId="33B64049" w14:textId="77777777" w:rsidR="00E74976" w:rsidRPr="00354195" w:rsidRDefault="00E74976" w:rsidP="00354195">
      <w:pPr>
        <w:pStyle w:val="a"/>
        <w:numPr>
          <w:ilvl w:val="0"/>
          <w:numId w:val="0"/>
        </w:numPr>
        <w:spacing w:before="158" w:after="158"/>
        <w:ind w:left="840" w:hanging="420"/>
      </w:pPr>
      <w:r w:rsidRPr="00354195">
        <w:rPr>
          <w:rFonts w:hint="eastAsia"/>
        </w:rPr>
        <w:t>支持盘点环境变量的变量名、变量值、所在主机等信息</w:t>
      </w:r>
    </w:p>
    <w:p w14:paraId="71CD0FFA" w14:textId="77777777" w:rsidR="00E74976" w:rsidRPr="00354195" w:rsidRDefault="00E74976" w:rsidP="00354195">
      <w:pPr>
        <w:numPr>
          <w:ilvl w:val="0"/>
          <w:numId w:val="19"/>
        </w:numPr>
        <w:tabs>
          <w:tab w:val="left" w:pos="960"/>
        </w:tabs>
        <w:spacing w:before="158" w:after="158"/>
        <w:rPr>
          <w:b/>
          <w:bCs/>
          <w:lang w:eastAsia="zh-Hans"/>
        </w:rPr>
      </w:pPr>
      <w:r w:rsidRPr="00354195">
        <w:rPr>
          <w:b/>
          <w:bCs/>
          <w:lang w:eastAsia="zh-Hans"/>
        </w:rPr>
        <w:t>W</w:t>
      </w:r>
      <w:r w:rsidRPr="00354195">
        <w:rPr>
          <w:rFonts w:hint="eastAsia"/>
          <w:b/>
          <w:bCs/>
          <w:lang w:eastAsia="zh-Hans"/>
        </w:rPr>
        <w:t xml:space="preserve">indows </w:t>
      </w:r>
      <w:r w:rsidRPr="00354195">
        <w:rPr>
          <w:rFonts w:hint="eastAsia"/>
          <w:b/>
          <w:bCs/>
          <w:lang w:eastAsia="zh-Hans"/>
        </w:rPr>
        <w:t>证书</w:t>
      </w:r>
    </w:p>
    <w:p w14:paraId="62EAD364" w14:textId="77777777" w:rsidR="00E74976" w:rsidRPr="00E74976" w:rsidRDefault="00E74976" w:rsidP="00E74976">
      <w:pPr>
        <w:pStyle w:val="a"/>
        <w:numPr>
          <w:ilvl w:val="0"/>
          <w:numId w:val="0"/>
        </w:numPr>
        <w:spacing w:before="158" w:after="158"/>
        <w:ind w:left="840" w:hanging="420"/>
      </w:pPr>
      <w:r w:rsidRPr="00354195">
        <w:rPr>
          <w:rFonts w:hint="eastAsia"/>
        </w:rPr>
        <w:lastRenderedPageBreak/>
        <w:t>支持对</w:t>
      </w:r>
      <w:r w:rsidRPr="00354195">
        <w:rPr>
          <w:rFonts w:hint="eastAsia"/>
        </w:rPr>
        <w:t xml:space="preserve"> windows </w:t>
      </w:r>
      <w:r w:rsidRPr="00354195">
        <w:rPr>
          <w:rFonts w:hint="eastAsia"/>
        </w:rPr>
        <w:t>证书名称、</w:t>
      </w:r>
      <w:r w:rsidR="00354195" w:rsidRPr="00354195">
        <w:rPr>
          <w:rFonts w:hint="eastAsia"/>
        </w:rPr>
        <w:t>颁发机构、</w:t>
      </w:r>
      <w:r w:rsidR="00354195" w:rsidRPr="00354195">
        <w:t>签名信息</w:t>
      </w:r>
      <w:r w:rsidR="00354195" w:rsidRPr="00354195">
        <w:rPr>
          <w:rFonts w:hint="eastAsia"/>
        </w:rPr>
        <w:t>、颁发者、</w:t>
      </w:r>
      <w:r w:rsidR="00354195" w:rsidRPr="00354195">
        <w:t>证书路径</w:t>
      </w:r>
      <w:r w:rsidR="00354195" w:rsidRPr="00354195">
        <w:rPr>
          <w:rFonts w:hint="eastAsia"/>
        </w:rPr>
        <w:t>、证书颁发时间、有效期等信息</w:t>
      </w:r>
    </w:p>
    <w:p w14:paraId="65BCA0FB" w14:textId="77777777" w:rsidR="001E00E5" w:rsidRDefault="00000000">
      <w:pPr>
        <w:numPr>
          <w:ilvl w:val="0"/>
          <w:numId w:val="19"/>
        </w:numPr>
        <w:tabs>
          <w:tab w:val="left" w:pos="960"/>
        </w:tabs>
        <w:spacing w:before="158" w:after="158"/>
        <w:rPr>
          <w:b/>
          <w:bCs/>
        </w:rPr>
      </w:pPr>
      <w:r>
        <w:rPr>
          <w:rFonts w:hint="eastAsia"/>
          <w:b/>
          <w:bCs/>
        </w:rPr>
        <w:t>在线统计</w:t>
      </w:r>
    </w:p>
    <w:p w14:paraId="1078AE7A" w14:textId="77777777" w:rsidR="001E00E5" w:rsidRDefault="00000000">
      <w:pPr>
        <w:pStyle w:val="a"/>
        <w:numPr>
          <w:ilvl w:val="0"/>
          <w:numId w:val="27"/>
        </w:numPr>
        <w:tabs>
          <w:tab w:val="clear" w:pos="420"/>
        </w:tabs>
        <w:spacing w:before="158" w:after="158"/>
      </w:pPr>
      <w:r>
        <w:rPr>
          <w:rFonts w:hint="eastAsia"/>
        </w:rPr>
        <w:t>显示此终端的在线情况。</w:t>
      </w:r>
    </w:p>
    <w:p w14:paraId="00CA4A60" w14:textId="77777777" w:rsidR="001E00E5" w:rsidRDefault="00000000">
      <w:pPr>
        <w:pStyle w:val="a"/>
        <w:numPr>
          <w:ilvl w:val="0"/>
          <w:numId w:val="27"/>
        </w:numPr>
        <w:tabs>
          <w:tab w:val="clear" w:pos="420"/>
        </w:tabs>
        <w:spacing w:before="158" w:after="158"/>
      </w:pPr>
      <w:r>
        <w:rPr>
          <w:rFonts w:hint="eastAsia"/>
        </w:rPr>
        <w:t>统计数据包括：终端在线总时长、最近离线时间、离线累计时长、在线累计时长。</w:t>
      </w:r>
    </w:p>
    <w:p w14:paraId="6B94065C" w14:textId="77777777" w:rsidR="001E00E5" w:rsidRDefault="00000000">
      <w:pPr>
        <w:pStyle w:val="a"/>
        <w:numPr>
          <w:ilvl w:val="0"/>
          <w:numId w:val="27"/>
        </w:numPr>
        <w:tabs>
          <w:tab w:val="clear" w:pos="420"/>
        </w:tabs>
        <w:spacing w:before="158" w:after="158"/>
      </w:pPr>
      <w:r>
        <w:rPr>
          <w:rFonts w:hint="eastAsia"/>
        </w:rPr>
        <w:t>默认展示最近</w:t>
      </w:r>
      <w:r>
        <w:rPr>
          <w:rFonts w:hint="eastAsia"/>
        </w:rPr>
        <w:t>7</w:t>
      </w:r>
      <w:r>
        <w:rPr>
          <w:rFonts w:hint="eastAsia"/>
        </w:rPr>
        <w:t>天的在线统计图表，可更改展示的时间周期。</w:t>
      </w:r>
    </w:p>
    <w:p w14:paraId="28C4EE30" w14:textId="77777777" w:rsidR="001E00E5" w:rsidRDefault="00000000">
      <w:pPr>
        <w:numPr>
          <w:ilvl w:val="0"/>
          <w:numId w:val="19"/>
        </w:numPr>
        <w:tabs>
          <w:tab w:val="left" w:pos="960"/>
        </w:tabs>
        <w:spacing w:before="158" w:after="158"/>
        <w:rPr>
          <w:b/>
          <w:bCs/>
        </w:rPr>
      </w:pPr>
      <w:r>
        <w:rPr>
          <w:rFonts w:hint="eastAsia"/>
          <w:b/>
          <w:bCs/>
        </w:rPr>
        <w:t>资产登记</w:t>
      </w:r>
    </w:p>
    <w:p w14:paraId="25F262B5" w14:textId="77777777" w:rsidR="001E00E5" w:rsidRDefault="00000000">
      <w:pPr>
        <w:pStyle w:val="a"/>
        <w:numPr>
          <w:ilvl w:val="0"/>
          <w:numId w:val="27"/>
        </w:numPr>
        <w:tabs>
          <w:tab w:val="clear" w:pos="420"/>
        </w:tabs>
        <w:spacing w:before="158" w:after="158"/>
      </w:pPr>
      <w:r>
        <w:rPr>
          <w:rFonts w:hint="eastAsia"/>
        </w:rPr>
        <w:t>支持对终端下发登记提醒，登记内容由用户自定义。</w:t>
      </w:r>
    </w:p>
    <w:p w14:paraId="5EC1873A" w14:textId="77777777" w:rsidR="001E00E5" w:rsidRDefault="00000000">
      <w:pPr>
        <w:pStyle w:val="a"/>
        <w:numPr>
          <w:ilvl w:val="0"/>
          <w:numId w:val="27"/>
        </w:numPr>
        <w:tabs>
          <w:tab w:val="clear" w:pos="420"/>
        </w:tabs>
        <w:spacing w:before="158" w:after="158"/>
      </w:pPr>
      <w:r>
        <w:rPr>
          <w:rFonts w:hint="eastAsia"/>
        </w:rPr>
        <w:t>终端完成登记后，登记信息将展示在终端列表中。</w:t>
      </w:r>
    </w:p>
    <w:p w14:paraId="416DB53B" w14:textId="77777777" w:rsidR="001E00E5" w:rsidRDefault="00000000">
      <w:pPr>
        <w:pStyle w:val="3dbapp"/>
        <w:spacing w:before="158" w:after="158"/>
      </w:pPr>
      <w:bookmarkStart w:id="118" w:name="_Toc69834372"/>
      <w:bookmarkStart w:id="119" w:name="_Toc1134722140"/>
      <w:bookmarkStart w:id="120" w:name="_Toc59204633"/>
      <w:bookmarkStart w:id="121" w:name="_Toc181005519"/>
      <w:r>
        <w:rPr>
          <w:rFonts w:hint="eastAsia"/>
        </w:rPr>
        <w:t>资产指纹</w:t>
      </w:r>
      <w:bookmarkEnd w:id="121"/>
    </w:p>
    <w:p w14:paraId="28CE6743" w14:textId="77777777" w:rsidR="001E00E5" w:rsidRDefault="00000000">
      <w:pPr>
        <w:spacing w:before="158" w:after="158"/>
      </w:pPr>
      <w:r>
        <w:rPr>
          <w:rFonts w:hint="eastAsia"/>
        </w:rPr>
        <w:t>用户可采集所有终端的监听端口、运行程序、账户信息、软件信息</w:t>
      </w:r>
      <w:ins w:id="122" w:author="he baiyi" w:date="2023-10-10T10:50:00Z">
        <w:r w:rsidR="00F41673">
          <w:rPr>
            <w:rFonts w:hint="eastAsia"/>
            <w:lang w:eastAsia="zh-Hans"/>
          </w:rPr>
          <w:t>、</w:t>
        </w:r>
      </w:ins>
      <w:del w:id="123" w:author="he baiyi" w:date="2023-10-10T10:50:00Z">
        <w:r w:rsidDel="00F41673">
          <w:rPr>
            <w:rFonts w:hint="eastAsia"/>
            <w:lang w:eastAsia="zh-Hans"/>
          </w:rPr>
          <w:delText>及</w:delText>
        </w:r>
      </w:del>
      <w:r>
        <w:rPr>
          <w:rFonts w:hint="eastAsia"/>
        </w:rPr>
        <w:t>启动项</w:t>
      </w:r>
      <w:r>
        <w:rPr>
          <w:rFonts w:hint="eastAsia"/>
          <w:lang w:eastAsia="zh-Hans"/>
        </w:rPr>
        <w:t>信息</w:t>
      </w:r>
      <w:r w:rsidR="00F41673">
        <w:rPr>
          <w:rFonts w:hint="eastAsia"/>
        </w:rPr>
        <w:t>WEB</w:t>
      </w:r>
      <w:r w:rsidR="00F41673">
        <w:rPr>
          <w:rFonts w:hint="eastAsia"/>
        </w:rPr>
        <w:t>框架、</w:t>
      </w:r>
      <w:r w:rsidR="00F41673">
        <w:rPr>
          <w:rFonts w:hint="eastAsia"/>
        </w:rPr>
        <w:t xml:space="preserve">web </w:t>
      </w:r>
      <w:r w:rsidR="00F41673">
        <w:rPr>
          <w:rFonts w:hint="eastAsia"/>
        </w:rPr>
        <w:t>应用、数据库、软件、注册表、端口、进程、账户、安装包、</w:t>
      </w:r>
      <w:r w:rsidR="00F41673">
        <w:rPr>
          <w:rFonts w:hint="eastAsia"/>
        </w:rPr>
        <w:t>jar</w:t>
      </w:r>
      <w:r w:rsidR="00F41673">
        <w:rPr>
          <w:rFonts w:hint="eastAsia"/>
        </w:rPr>
        <w:t>、计划任务、环境变量、内核、证书等</w:t>
      </w:r>
      <w:r>
        <w:rPr>
          <w:rFonts w:hint="eastAsia"/>
        </w:rPr>
        <w:t>并支持</w:t>
      </w:r>
      <w:r>
        <w:rPr>
          <w:rFonts w:hint="eastAsia"/>
          <w:lang w:eastAsia="zh-Hans"/>
        </w:rPr>
        <w:t>对信息进行</w:t>
      </w:r>
      <w:r>
        <w:rPr>
          <w:rFonts w:hint="eastAsia"/>
        </w:rPr>
        <w:t>下载。</w:t>
      </w:r>
    </w:p>
    <w:p w14:paraId="115C2C1E" w14:textId="77777777" w:rsidR="001E00E5" w:rsidRDefault="00000000">
      <w:pPr>
        <w:pStyle w:val="3dbapp"/>
        <w:spacing w:before="158" w:after="158"/>
      </w:pPr>
      <w:bookmarkStart w:id="124" w:name="_Toc120091595"/>
      <w:bookmarkStart w:id="125" w:name="_Toc181005520"/>
      <w:r>
        <w:rPr>
          <w:rFonts w:hint="eastAsia"/>
        </w:rPr>
        <w:t>远程协助</w:t>
      </w:r>
      <w:bookmarkEnd w:id="124"/>
      <w:bookmarkEnd w:id="125"/>
    </w:p>
    <w:p w14:paraId="181525E9" w14:textId="77777777" w:rsidR="001E00E5" w:rsidRDefault="00000000">
      <w:pPr>
        <w:spacing w:before="158" w:after="158"/>
      </w:pPr>
      <w:r>
        <w:rPr>
          <w:rFonts w:hint="eastAsia"/>
        </w:rPr>
        <w:t>用户可通过管理平台，向被管理</w:t>
      </w:r>
      <w:r w:rsidR="00FE0339">
        <w:rPr>
          <w:rFonts w:hint="eastAsia"/>
        </w:rPr>
        <w:t>windows</w:t>
      </w:r>
      <w:r>
        <w:rPr>
          <w:rFonts w:hint="eastAsia"/>
        </w:rPr>
        <w:t>终端发起远程协助，远程协助的操作将被审计。</w:t>
      </w:r>
    </w:p>
    <w:p w14:paraId="7E5C1928" w14:textId="77777777" w:rsidR="001E00E5" w:rsidRDefault="00000000">
      <w:pPr>
        <w:pStyle w:val="3dbapp"/>
        <w:spacing w:before="158" w:after="158"/>
      </w:pPr>
      <w:bookmarkStart w:id="126" w:name="_Toc120091596"/>
      <w:bookmarkStart w:id="127" w:name="_Toc181005521"/>
      <w:r>
        <w:rPr>
          <w:rFonts w:hint="eastAsia"/>
        </w:rPr>
        <w:t>主机发现</w:t>
      </w:r>
      <w:bookmarkEnd w:id="126"/>
      <w:bookmarkEnd w:id="127"/>
    </w:p>
    <w:p w14:paraId="2E3E189B" w14:textId="77777777" w:rsidR="001E00E5" w:rsidRDefault="00000000">
      <w:pPr>
        <w:spacing w:before="158" w:after="158"/>
      </w:pPr>
      <w:r>
        <w:rPr>
          <w:rFonts w:hint="eastAsia"/>
        </w:rPr>
        <w:t>可建立扫描任务，通过管理平台或者任意已部署客户端的主机扫描指定网段，使用</w:t>
      </w:r>
      <w:r>
        <w:rPr>
          <w:rFonts w:hint="eastAsia"/>
        </w:rPr>
        <w:t>UDP</w:t>
      </w:r>
      <w:r>
        <w:rPr>
          <w:rFonts w:hint="eastAsia"/>
        </w:rPr>
        <w:t>、</w:t>
      </w:r>
      <w:r>
        <w:rPr>
          <w:rFonts w:hint="eastAsia"/>
        </w:rPr>
        <w:t>TCP</w:t>
      </w:r>
      <w:r>
        <w:rPr>
          <w:rFonts w:hint="eastAsia"/>
        </w:rPr>
        <w:t>、主机名称发现的方式发现网段中存在的主机信息。</w:t>
      </w:r>
    </w:p>
    <w:p w14:paraId="1F42BC91" w14:textId="77777777" w:rsidR="001E00E5" w:rsidRDefault="00000000">
      <w:pPr>
        <w:pStyle w:val="3dbapp"/>
        <w:spacing w:before="158" w:after="158"/>
        <w:rPr>
          <w:w w:val="105"/>
        </w:rPr>
      </w:pPr>
      <w:bookmarkStart w:id="128" w:name="_Toc120091598"/>
      <w:bookmarkStart w:id="129" w:name="_Toc69834376"/>
      <w:bookmarkStart w:id="130" w:name="_Toc445514147"/>
      <w:bookmarkStart w:id="131" w:name="_Toc181005522"/>
      <w:r>
        <w:rPr>
          <w:rFonts w:hint="eastAsia"/>
          <w:w w:val="105"/>
        </w:rPr>
        <w:t>移动存储</w:t>
      </w:r>
      <w:bookmarkEnd w:id="128"/>
      <w:bookmarkEnd w:id="129"/>
      <w:bookmarkEnd w:id="130"/>
      <w:bookmarkEnd w:id="131"/>
    </w:p>
    <w:p w14:paraId="5E48BA60" w14:textId="77777777" w:rsidR="001E00E5" w:rsidRDefault="00000000">
      <w:pPr>
        <w:spacing w:before="158" w:after="158"/>
      </w:pPr>
      <w:r>
        <w:t>对所有</w:t>
      </w:r>
      <w:r>
        <w:rPr>
          <w:rFonts w:hint="eastAsia"/>
        </w:rPr>
        <w:t>终端</w:t>
      </w:r>
      <w:r>
        <w:t>的移动存储设备进行管控及审计。支持管理员对入网的移动存储介质进行注册，并且对已注册的移动介质进行管理</w:t>
      </w:r>
      <w:r>
        <w:rPr>
          <w:rFonts w:hint="eastAsia"/>
        </w:rPr>
        <w:t>，</w:t>
      </w:r>
      <w:r>
        <w:t>可以有效防止数据外泄以及移动存储带毒入网的问题</w:t>
      </w:r>
      <w:r>
        <w:rPr>
          <w:rFonts w:hint="eastAsia"/>
        </w:rPr>
        <w:t>。</w:t>
      </w:r>
    </w:p>
    <w:p w14:paraId="2722DB74" w14:textId="77777777" w:rsidR="001E00E5" w:rsidRDefault="00000000">
      <w:pPr>
        <w:spacing w:before="158" w:after="158"/>
      </w:pPr>
      <w:r>
        <w:rPr>
          <w:rFonts w:hint="eastAsia"/>
          <w:lang w:bidi="ar"/>
        </w:rPr>
        <w:lastRenderedPageBreak/>
        <w:t>用户可对</w:t>
      </w:r>
      <w:r>
        <w:rPr>
          <w:lang w:bidi="ar"/>
        </w:rPr>
        <w:t>移动存储设备的默认读写权限及使用审计</w:t>
      </w:r>
      <w:r>
        <w:rPr>
          <w:rFonts w:hint="eastAsia"/>
          <w:lang w:bidi="ar"/>
        </w:rPr>
        <w:t>进行权限</w:t>
      </w:r>
      <w:r>
        <w:rPr>
          <w:lang w:bidi="ar"/>
        </w:rPr>
        <w:t>设置</w:t>
      </w:r>
      <w:r w:rsidR="000C1FED">
        <w:rPr>
          <w:rFonts w:hint="eastAsia"/>
          <w:lang w:bidi="ar"/>
        </w:rPr>
        <w:t>及有效期的设置</w:t>
      </w:r>
      <w:r>
        <w:rPr>
          <w:lang w:bidi="ar"/>
        </w:rPr>
        <w:t>。</w:t>
      </w:r>
      <w:r>
        <w:rPr>
          <w:rFonts w:hint="eastAsia"/>
        </w:rPr>
        <w:t>未进行注册的移动存储设备默认权限按照终端对应的策略模板中“移动存储管控”设置的读写权限执行，已注册的移动存储设备权限优先级高于策略模板。</w:t>
      </w:r>
    </w:p>
    <w:p w14:paraId="7F49BE2A" w14:textId="77777777" w:rsidR="001E00E5" w:rsidRDefault="00000000">
      <w:pPr>
        <w:spacing w:before="158" w:after="158"/>
      </w:pPr>
      <w:r>
        <w:rPr>
          <w:rFonts w:hint="eastAsia"/>
        </w:rPr>
        <w:t>此功能仅针对有盘符的移动存储设备，例如</w:t>
      </w:r>
      <w:r>
        <w:rPr>
          <w:rFonts w:hint="eastAsia"/>
        </w:rPr>
        <w:t>U</w:t>
      </w:r>
      <w:r>
        <w:rPr>
          <w:rFonts w:hint="eastAsia"/>
        </w:rPr>
        <w:t>盘、移动硬盘等。手机、</w:t>
      </w:r>
      <w:r>
        <w:rPr>
          <w:rFonts w:hint="eastAsia"/>
        </w:rPr>
        <w:t>PAD</w:t>
      </w:r>
      <w:r>
        <w:rPr>
          <w:rFonts w:hint="eastAsia"/>
        </w:rPr>
        <w:t>等虚拟设备不支持管控，仅支持从外设管控中禁用设备。</w:t>
      </w:r>
    </w:p>
    <w:p w14:paraId="4B1146F8" w14:textId="77777777" w:rsidR="001E00E5" w:rsidRDefault="00000000">
      <w:pPr>
        <w:pStyle w:val="3dbapp"/>
        <w:spacing w:before="158" w:after="158"/>
        <w:rPr>
          <w:bCs/>
        </w:rPr>
      </w:pPr>
      <w:bookmarkStart w:id="132" w:name="_Toc120091599"/>
      <w:bookmarkStart w:id="133" w:name="_Toc1628275187"/>
      <w:bookmarkStart w:id="134" w:name="_Toc69834377"/>
      <w:bookmarkStart w:id="135" w:name="_Toc181005523"/>
      <w:r>
        <w:rPr>
          <w:rFonts w:hint="eastAsia"/>
          <w:bCs/>
        </w:rPr>
        <w:t>外设管控</w:t>
      </w:r>
      <w:bookmarkEnd w:id="132"/>
      <w:bookmarkEnd w:id="135"/>
    </w:p>
    <w:p w14:paraId="70DC7FB8" w14:textId="77777777" w:rsidR="001E00E5" w:rsidRDefault="00000000">
      <w:pPr>
        <w:pStyle w:val="a"/>
        <w:numPr>
          <w:ilvl w:val="0"/>
          <w:numId w:val="29"/>
        </w:numPr>
        <w:snapToGrid/>
        <w:spacing w:before="158" w:after="158"/>
      </w:pPr>
      <w:r>
        <w:rPr>
          <w:rFonts w:hint="eastAsia"/>
        </w:rPr>
        <w:t>按设备类型管控</w:t>
      </w:r>
    </w:p>
    <w:p w14:paraId="561C97B3" w14:textId="77777777" w:rsidR="001E00E5" w:rsidRDefault="00000000">
      <w:pPr>
        <w:pStyle w:val="a"/>
        <w:numPr>
          <w:ilvl w:val="0"/>
          <w:numId w:val="0"/>
        </w:numPr>
        <w:snapToGrid/>
        <w:spacing w:before="158" w:after="158"/>
        <w:ind w:left="420"/>
      </w:pPr>
      <w:r>
        <w:rPr>
          <w:rFonts w:hint="eastAsia"/>
        </w:rPr>
        <w:t>包括光驱、软驱、打印机、调制解调器、红外设备、蓝牙设备、摄像头、鼠标、键盘、手机</w:t>
      </w:r>
      <w:r>
        <w:rPr>
          <w:rFonts w:cs="Helvetica Neue"/>
        </w:rPr>
        <w:t>/</w:t>
      </w:r>
      <w:r>
        <w:rPr>
          <w:rFonts w:hint="eastAsia"/>
        </w:rPr>
        <w:t>数码等设备。</w:t>
      </w:r>
    </w:p>
    <w:p w14:paraId="21F4908F" w14:textId="77777777" w:rsidR="001E00E5" w:rsidRDefault="00000000">
      <w:pPr>
        <w:pStyle w:val="a"/>
        <w:numPr>
          <w:ilvl w:val="0"/>
          <w:numId w:val="29"/>
        </w:numPr>
        <w:snapToGrid/>
        <w:spacing w:before="158" w:after="158"/>
      </w:pPr>
      <w:r>
        <w:rPr>
          <w:rFonts w:hint="eastAsia"/>
        </w:rPr>
        <w:t>按接口类型管控</w:t>
      </w:r>
    </w:p>
    <w:p w14:paraId="3E5A9252" w14:textId="77777777" w:rsidR="001E00E5" w:rsidRDefault="00000000">
      <w:pPr>
        <w:pStyle w:val="a"/>
        <w:numPr>
          <w:ilvl w:val="0"/>
          <w:numId w:val="0"/>
        </w:numPr>
        <w:snapToGrid/>
        <w:spacing w:before="158" w:after="158"/>
        <w:ind w:left="420"/>
      </w:pPr>
      <w:r>
        <w:rPr>
          <w:rFonts w:hint="eastAsia"/>
        </w:rPr>
        <w:t>包括</w:t>
      </w:r>
      <w:r>
        <w:rPr>
          <w:rFonts w:cs="Times New Roman"/>
        </w:rPr>
        <w:t>USB</w:t>
      </w:r>
      <w:r>
        <w:rPr>
          <w:rFonts w:hint="eastAsia"/>
        </w:rPr>
        <w:t>接口、串口</w:t>
      </w:r>
      <w:r>
        <w:rPr>
          <w:rFonts w:cs="Helvetica Neue" w:hint="eastAsia"/>
        </w:rPr>
        <w:t>、</w:t>
      </w:r>
      <w:r>
        <w:rPr>
          <w:rFonts w:hint="eastAsia"/>
        </w:rPr>
        <w:t>并口、</w:t>
      </w:r>
      <w:r>
        <w:rPr>
          <w:rFonts w:cs="Times New Roman"/>
        </w:rPr>
        <w:t>1394</w:t>
      </w:r>
      <w:r>
        <w:rPr>
          <w:rFonts w:hint="eastAsia"/>
        </w:rPr>
        <w:t>控制器、</w:t>
      </w:r>
      <w:r>
        <w:rPr>
          <w:rFonts w:cs="Times New Roman"/>
        </w:rPr>
        <w:t>PCMCIA</w:t>
      </w:r>
      <w:r>
        <w:rPr>
          <w:rFonts w:cs="Helvetica Neue" w:hint="eastAsia"/>
        </w:rPr>
        <w:t>等</w:t>
      </w:r>
      <w:r>
        <w:rPr>
          <w:rFonts w:hint="eastAsia"/>
        </w:rPr>
        <w:t>接口。</w:t>
      </w:r>
    </w:p>
    <w:p w14:paraId="33AC1B7F" w14:textId="77777777" w:rsidR="001E00E5" w:rsidRDefault="00000000">
      <w:pPr>
        <w:pStyle w:val="3dbapp"/>
        <w:spacing w:before="158" w:after="158"/>
      </w:pPr>
      <w:bookmarkStart w:id="136" w:name="_Toc120091600"/>
      <w:bookmarkStart w:id="137" w:name="_Toc181005524"/>
      <w:r>
        <w:rPr>
          <w:rFonts w:hint="eastAsia"/>
        </w:rPr>
        <w:t>分组标签</w:t>
      </w:r>
      <w:bookmarkEnd w:id="133"/>
      <w:bookmarkEnd w:id="134"/>
      <w:bookmarkEnd w:id="136"/>
      <w:bookmarkEnd w:id="137"/>
    </w:p>
    <w:p w14:paraId="6CA7AA74" w14:textId="77777777" w:rsidR="001E00E5" w:rsidRDefault="00000000">
      <w:pPr>
        <w:spacing w:before="158" w:after="158"/>
      </w:pPr>
      <w:r>
        <w:rPr>
          <w:rFonts w:hint="eastAsia"/>
        </w:rPr>
        <w:t>支持对终端进行分组管理，便于对终端进行分类以及进行批量设置。</w:t>
      </w:r>
      <w:r>
        <w:rPr>
          <w:rFonts w:cs="PingFang SC" w:hint="eastAsia"/>
        </w:rPr>
        <w:t>未设置分组情况下，新部署客户端自动进系统默认组。</w:t>
      </w:r>
    </w:p>
    <w:p w14:paraId="774323BE" w14:textId="77777777" w:rsidR="001E00E5" w:rsidRDefault="00000000">
      <w:pPr>
        <w:pStyle w:val="3dbapp"/>
        <w:spacing w:before="158" w:after="158"/>
      </w:pPr>
      <w:bookmarkStart w:id="138" w:name="_Toc120091601"/>
      <w:bookmarkStart w:id="139" w:name="_Toc181005525"/>
      <w:r>
        <w:rPr>
          <w:rFonts w:hint="eastAsia"/>
        </w:rPr>
        <w:t>客户端管理</w:t>
      </w:r>
      <w:bookmarkEnd w:id="138"/>
      <w:bookmarkEnd w:id="139"/>
    </w:p>
    <w:p w14:paraId="65BF16C0" w14:textId="68B5A9C8" w:rsidR="001E00E5" w:rsidRDefault="00000000">
      <w:pPr>
        <w:spacing w:before="158" w:after="158"/>
        <w:rPr>
          <w:bCs/>
        </w:rPr>
      </w:pPr>
      <w:r>
        <w:rPr>
          <w:rFonts w:hint="eastAsia"/>
          <w:b/>
          <w:bCs/>
        </w:rPr>
        <w:t>卸载</w:t>
      </w:r>
      <w:r w:rsidR="009422B8">
        <w:rPr>
          <w:rFonts w:hint="eastAsia"/>
          <w:b/>
          <w:bCs/>
        </w:rPr>
        <w:t>&amp;</w:t>
      </w:r>
      <w:r w:rsidR="009422B8">
        <w:rPr>
          <w:rFonts w:hint="eastAsia"/>
          <w:b/>
          <w:bCs/>
        </w:rPr>
        <w:t>退出</w:t>
      </w:r>
      <w:r>
        <w:rPr>
          <w:rFonts w:hint="eastAsia"/>
          <w:b/>
          <w:bCs/>
        </w:rPr>
        <w:t>密码</w:t>
      </w:r>
    </w:p>
    <w:p w14:paraId="350C34F6" w14:textId="4B752FE1" w:rsidR="009422B8" w:rsidRPr="009422B8" w:rsidRDefault="00000000">
      <w:pPr>
        <w:spacing w:before="158" w:after="158"/>
      </w:pPr>
      <w:r>
        <w:rPr>
          <w:rFonts w:hint="eastAsia"/>
        </w:rPr>
        <w:t>支持设置客户端卸载</w:t>
      </w:r>
      <w:r w:rsidR="009422B8">
        <w:t>&amp;</w:t>
      </w:r>
      <w:r w:rsidR="009422B8">
        <w:rPr>
          <w:rFonts w:hint="eastAsia"/>
        </w:rPr>
        <w:t>退出</w:t>
      </w:r>
      <w:r>
        <w:rPr>
          <w:rFonts w:hint="eastAsia"/>
        </w:rPr>
        <w:t>密码，防止客户端被意外卸载</w:t>
      </w:r>
      <w:r w:rsidR="009422B8">
        <w:rPr>
          <w:rFonts w:hint="eastAsia"/>
        </w:rPr>
        <w:t>&amp;</w:t>
      </w:r>
      <w:r w:rsidR="009422B8">
        <w:rPr>
          <w:rFonts w:hint="eastAsia"/>
        </w:rPr>
        <w:t>退出</w:t>
      </w:r>
      <w:r>
        <w:rPr>
          <w:rFonts w:hint="eastAsia"/>
        </w:rPr>
        <w:t>。已设置的密码支持反向显示。</w:t>
      </w:r>
    </w:p>
    <w:p w14:paraId="07507976" w14:textId="77777777" w:rsidR="001E00E5" w:rsidRDefault="00000000">
      <w:pPr>
        <w:spacing w:before="158" w:after="158"/>
        <w:rPr>
          <w:bCs/>
        </w:rPr>
      </w:pPr>
      <w:r>
        <w:rPr>
          <w:rFonts w:hint="eastAsia"/>
          <w:b/>
          <w:bCs/>
        </w:rPr>
        <w:t>系统性能监控</w:t>
      </w:r>
    </w:p>
    <w:p w14:paraId="355061D5" w14:textId="77777777" w:rsidR="001E00E5" w:rsidRDefault="00000000">
      <w:pPr>
        <w:spacing w:before="158" w:after="158"/>
      </w:pPr>
      <w:r>
        <w:rPr>
          <w:rFonts w:hint="eastAsia"/>
        </w:rPr>
        <w:lastRenderedPageBreak/>
        <w:t>对终端的</w:t>
      </w:r>
      <w:r>
        <w:rPr>
          <w:rFonts w:cs="Times New Roman"/>
        </w:rPr>
        <w:t>CPU</w:t>
      </w:r>
      <w:r>
        <w:rPr>
          <w:rFonts w:hint="eastAsia"/>
        </w:rPr>
        <w:t>、内存、磁盘及网络入站、出站流量进行监控，并在达到用户配置的阈值时及时发出告警，防止系统资源耗尽。</w:t>
      </w:r>
    </w:p>
    <w:p w14:paraId="67C60A88" w14:textId="77777777" w:rsidR="001E00E5" w:rsidRDefault="00000000">
      <w:pPr>
        <w:spacing w:before="158" w:after="158"/>
        <w:rPr>
          <w:b/>
          <w:bCs/>
        </w:rPr>
      </w:pPr>
      <w:r>
        <w:rPr>
          <w:rFonts w:hint="eastAsia"/>
          <w:b/>
          <w:bCs/>
        </w:rPr>
        <w:t>快捷图标</w:t>
      </w:r>
    </w:p>
    <w:p w14:paraId="338F01A9" w14:textId="77777777" w:rsidR="001E00E5" w:rsidRDefault="00000000">
      <w:pPr>
        <w:spacing w:before="158" w:after="158"/>
      </w:pPr>
      <w:r>
        <w:rPr>
          <w:rFonts w:hint="eastAsia"/>
        </w:rPr>
        <w:t>显示桌面图标，并设置客户端随系统自启动。</w:t>
      </w:r>
    </w:p>
    <w:p w14:paraId="103F8CB6" w14:textId="77777777" w:rsidR="001E00E5" w:rsidRDefault="00000000">
      <w:pPr>
        <w:pStyle w:val="2"/>
        <w:spacing w:before="158" w:after="158"/>
      </w:pPr>
      <w:bookmarkStart w:id="140" w:name="_Toc120091602"/>
      <w:bookmarkStart w:id="141" w:name="_Toc181005526"/>
      <w:bookmarkEnd w:id="118"/>
      <w:bookmarkEnd w:id="119"/>
      <w:bookmarkEnd w:id="120"/>
      <w:r>
        <w:rPr>
          <w:rFonts w:hint="eastAsia"/>
        </w:rPr>
        <w:t>防病毒</w:t>
      </w:r>
      <w:bookmarkEnd w:id="140"/>
      <w:bookmarkEnd w:id="141"/>
    </w:p>
    <w:p w14:paraId="7105CD33" w14:textId="7B437EE1" w:rsidR="001E00E5" w:rsidRDefault="000D383E">
      <w:pPr>
        <w:pStyle w:val="3dbapp"/>
        <w:spacing w:before="158" w:after="158"/>
      </w:pPr>
      <w:bookmarkStart w:id="142" w:name="_Toc181005527"/>
      <w:r>
        <w:rPr>
          <w:rFonts w:hint="eastAsia"/>
        </w:rPr>
        <w:t>主动防护</w:t>
      </w:r>
      <w:bookmarkEnd w:id="142"/>
    </w:p>
    <w:p w14:paraId="069E0861" w14:textId="77777777" w:rsidR="001E00E5" w:rsidRDefault="00000000">
      <w:pPr>
        <w:spacing w:before="158" w:after="158"/>
      </w:pPr>
      <w:r>
        <w:rPr>
          <w:rFonts w:hint="eastAsia"/>
        </w:rPr>
        <w:t>手动进行病毒扫描具有滞后性，</w:t>
      </w:r>
      <w:r>
        <w:rPr>
          <w:rFonts w:hint="eastAsia"/>
        </w:rPr>
        <w:t>EDR</w:t>
      </w:r>
      <w:r>
        <w:rPr>
          <w:rFonts w:hint="eastAsia"/>
        </w:rPr>
        <w:t>支持病毒实时防护功能，在潜在的风险即将发生之前可介入检测，进行文件落地查杀、新增模块加载、脚本加载、驱动加载时防御，及时阻断恶意代码的运行。针对感染性病毒以及宏病毒提供修复能力，</w:t>
      </w:r>
      <w:r>
        <w:t>病毒</w:t>
      </w:r>
      <w:r>
        <w:rPr>
          <w:rFonts w:hint="eastAsia"/>
        </w:rPr>
        <w:t>处置时</w:t>
      </w:r>
      <w:r>
        <w:t>，只清除病毒、不损坏文件，基于</w:t>
      </w:r>
      <w:r>
        <w:rPr>
          <w:rFonts w:hint="eastAsia"/>
        </w:rPr>
        <w:t>“</w:t>
      </w:r>
      <w:r>
        <w:t>通用脱壳</w:t>
      </w:r>
      <w:r>
        <w:rPr>
          <w:rFonts w:hint="eastAsia"/>
        </w:rPr>
        <w:t>”</w:t>
      </w:r>
      <w:r>
        <w:t>、</w:t>
      </w:r>
      <w:r>
        <w:rPr>
          <w:rFonts w:hint="eastAsia"/>
        </w:rPr>
        <w:t>“</w:t>
      </w:r>
      <w:r>
        <w:t>行为沙盒</w:t>
      </w:r>
      <w:r>
        <w:rPr>
          <w:rFonts w:hint="eastAsia"/>
        </w:rPr>
        <w:t>”</w:t>
      </w:r>
      <w:r>
        <w:t>的纯本地反病毒引擎，</w:t>
      </w:r>
      <w:r>
        <w:rPr>
          <w:rFonts w:hint="eastAsia"/>
        </w:rPr>
        <w:t>无需连接外网。且支持多引擎防护。</w:t>
      </w:r>
    </w:p>
    <w:p w14:paraId="77B4259C" w14:textId="77777777" w:rsidR="001E00E5" w:rsidRDefault="00000000">
      <w:pPr>
        <w:spacing w:before="158" w:after="158"/>
      </w:pPr>
      <w:r>
        <w:rPr>
          <w:rFonts w:hint="eastAsia"/>
        </w:rPr>
        <w:t>覆盖的主动防御场景如下。</w:t>
      </w:r>
    </w:p>
    <w:p w14:paraId="5513D099" w14:textId="77777777" w:rsidR="001E00E5" w:rsidRDefault="00000000">
      <w:pPr>
        <w:pStyle w:val="a"/>
        <w:spacing w:before="158" w:after="158"/>
      </w:pPr>
      <w:r>
        <w:rPr>
          <w:rFonts w:hint="eastAsia"/>
        </w:rPr>
        <w:t>代码执行</w:t>
      </w:r>
    </w:p>
    <w:p w14:paraId="74367264" w14:textId="77777777" w:rsidR="001E00E5" w:rsidRDefault="00000000">
      <w:pPr>
        <w:spacing w:before="158" w:after="158"/>
        <w:ind w:leftChars="200" w:left="420"/>
      </w:pPr>
      <w:r>
        <w:rPr>
          <w:rFonts w:hint="eastAsia"/>
        </w:rPr>
        <w:t>通常指进程启动、</w:t>
      </w:r>
      <w:r>
        <w:rPr>
          <w:rFonts w:hint="eastAsia"/>
        </w:rPr>
        <w:t>DLL</w:t>
      </w:r>
      <w:r>
        <w:rPr>
          <w:rFonts w:hint="eastAsia"/>
        </w:rPr>
        <w:t>加载、驱动加载、脚本执行时，会执行恶意代码检查，检出威胁将阻止进程执行并处置病毒。脚本类执行可覆盖无文件病毒的防御，类似</w:t>
      </w:r>
      <w:r>
        <w:rPr>
          <w:rFonts w:hint="eastAsia"/>
        </w:rPr>
        <w:t>PowerShell</w:t>
      </w:r>
      <w:r>
        <w:rPr>
          <w:rFonts w:hint="eastAsia"/>
        </w:rPr>
        <w:t>、</w:t>
      </w:r>
      <w:r>
        <w:rPr>
          <w:rFonts w:hint="eastAsia"/>
        </w:rPr>
        <w:t>WMI</w:t>
      </w:r>
      <w:r>
        <w:rPr>
          <w:rFonts w:hint="eastAsia"/>
        </w:rPr>
        <w:t>、</w:t>
      </w:r>
      <w:r>
        <w:rPr>
          <w:rFonts w:hint="eastAsia"/>
        </w:rPr>
        <w:t>Rundll32</w:t>
      </w:r>
      <w:r>
        <w:rPr>
          <w:rFonts w:hint="eastAsia"/>
        </w:rPr>
        <w:t>、</w:t>
      </w:r>
      <w:r>
        <w:rPr>
          <w:rFonts w:hint="eastAsia"/>
        </w:rPr>
        <w:t>Register32</w:t>
      </w:r>
      <w:r>
        <w:rPr>
          <w:rFonts w:hint="eastAsia"/>
        </w:rPr>
        <w:t>等。</w:t>
      </w:r>
    </w:p>
    <w:p w14:paraId="67CF6D59" w14:textId="77777777" w:rsidR="001E00E5" w:rsidRDefault="00000000">
      <w:pPr>
        <w:pStyle w:val="a"/>
        <w:spacing w:before="158" w:after="158"/>
      </w:pPr>
      <w:r>
        <w:rPr>
          <w:rFonts w:hint="eastAsia"/>
        </w:rPr>
        <w:t>文件改动</w:t>
      </w:r>
    </w:p>
    <w:p w14:paraId="1BA2D576" w14:textId="77777777" w:rsidR="001E00E5" w:rsidRDefault="00000000">
      <w:pPr>
        <w:spacing w:before="158" w:after="158"/>
        <w:ind w:leftChars="200" w:left="420"/>
      </w:pPr>
      <w:r>
        <w:rPr>
          <w:rFonts w:hint="eastAsia"/>
        </w:rPr>
        <w:t>当系统中有文件变动时，也会触发恶意代码的检查，可覆盖本机文件改变，浏览器下载文件、聊天软件接收文件。并不是所有的文件变动都会引发恶意代码检查，仅针对潜在的有风险的文件，包括</w:t>
      </w:r>
      <w:r>
        <w:rPr>
          <w:rFonts w:hint="eastAsia"/>
        </w:rPr>
        <w:t>PE</w:t>
      </w:r>
      <w:r>
        <w:rPr>
          <w:rFonts w:hint="eastAsia"/>
        </w:rPr>
        <w:t>类格式（</w:t>
      </w:r>
      <w:r>
        <w:rPr>
          <w:rFonts w:hint="eastAsia"/>
        </w:rPr>
        <w:t>EXE</w:t>
      </w:r>
      <w:r>
        <w:rPr>
          <w:rFonts w:hint="eastAsia"/>
        </w:rPr>
        <w:t>、</w:t>
      </w:r>
      <w:r>
        <w:rPr>
          <w:rFonts w:hint="eastAsia"/>
        </w:rPr>
        <w:t>DLL</w:t>
      </w:r>
      <w:r>
        <w:rPr>
          <w:rFonts w:hint="eastAsia"/>
        </w:rPr>
        <w:t>、</w:t>
      </w:r>
      <w:r>
        <w:rPr>
          <w:rFonts w:hint="eastAsia"/>
        </w:rPr>
        <w:t>SYS</w:t>
      </w:r>
      <w:r>
        <w:rPr>
          <w:rFonts w:hint="eastAsia"/>
        </w:rPr>
        <w:t>等，</w:t>
      </w:r>
      <w:r>
        <w:rPr>
          <w:rFonts w:hint="eastAsia"/>
        </w:rPr>
        <w:t>Linux</w:t>
      </w:r>
      <w:r>
        <w:rPr>
          <w:rFonts w:hint="eastAsia"/>
        </w:rPr>
        <w:t>的</w:t>
      </w:r>
      <w:r>
        <w:rPr>
          <w:rFonts w:hint="eastAsia"/>
        </w:rPr>
        <w:t>ELF</w:t>
      </w:r>
      <w:r>
        <w:rPr>
          <w:rFonts w:hint="eastAsia"/>
        </w:rPr>
        <w:t>格式）、所有的文档类（可能包含宏病毒）、所有的脚本</w:t>
      </w:r>
      <w:r>
        <w:rPr>
          <w:rFonts w:hint="eastAsia"/>
        </w:rPr>
        <w:lastRenderedPageBreak/>
        <w:t>类（</w:t>
      </w:r>
      <w:r>
        <w:rPr>
          <w:rFonts w:hint="eastAsia"/>
        </w:rPr>
        <w:t>Web</w:t>
      </w:r>
      <w:r>
        <w:rPr>
          <w:rFonts w:hint="eastAsia"/>
        </w:rPr>
        <w:t>动态脚本、</w:t>
      </w:r>
      <w:r>
        <w:rPr>
          <w:rFonts w:hint="eastAsia"/>
        </w:rPr>
        <w:t>PS</w:t>
      </w:r>
      <w:r>
        <w:rPr>
          <w:rFonts w:hint="eastAsia"/>
        </w:rPr>
        <w:t>、</w:t>
      </w:r>
      <w:r>
        <w:rPr>
          <w:rFonts w:hint="eastAsia"/>
        </w:rPr>
        <w:t>PY</w:t>
      </w:r>
      <w:r>
        <w:rPr>
          <w:rFonts w:hint="eastAsia"/>
        </w:rPr>
        <w:t>、</w:t>
      </w:r>
      <w:r>
        <w:rPr>
          <w:rFonts w:hint="eastAsia"/>
        </w:rPr>
        <w:t>BAT</w:t>
      </w:r>
      <w:r>
        <w:rPr>
          <w:rFonts w:hint="eastAsia"/>
        </w:rPr>
        <w:t>、</w:t>
      </w:r>
      <w:r>
        <w:rPr>
          <w:rFonts w:hint="eastAsia"/>
        </w:rPr>
        <w:t>SHELL</w:t>
      </w:r>
      <w:r>
        <w:rPr>
          <w:rFonts w:hint="eastAsia"/>
        </w:rPr>
        <w:t>等）。</w:t>
      </w:r>
    </w:p>
    <w:p w14:paraId="50E3D972" w14:textId="77777777" w:rsidR="001E00E5" w:rsidRDefault="00000000">
      <w:pPr>
        <w:pStyle w:val="a"/>
        <w:spacing w:before="158" w:after="158"/>
      </w:pPr>
      <w:r>
        <w:rPr>
          <w:rFonts w:hint="eastAsia"/>
        </w:rPr>
        <w:t>存储介质连接</w:t>
      </w:r>
    </w:p>
    <w:p w14:paraId="5019D27D" w14:textId="77777777" w:rsidR="001E00E5" w:rsidRDefault="00000000">
      <w:pPr>
        <w:spacing w:before="158" w:after="158"/>
        <w:ind w:leftChars="200" w:left="420"/>
      </w:pPr>
      <w:r>
        <w:rPr>
          <w:rFonts w:hint="eastAsia"/>
        </w:rPr>
        <w:t>U</w:t>
      </w:r>
      <w:r>
        <w:rPr>
          <w:rFonts w:hint="eastAsia"/>
        </w:rPr>
        <w:t>盘是局域网病毒传播的一种常见手段，</w:t>
      </w:r>
      <w:r>
        <w:rPr>
          <w:rFonts w:hint="eastAsia"/>
        </w:rPr>
        <w:t>EDR</w:t>
      </w:r>
      <w:r>
        <w:rPr>
          <w:rFonts w:hint="eastAsia"/>
        </w:rPr>
        <w:t>可在</w:t>
      </w:r>
      <w:r>
        <w:rPr>
          <w:rFonts w:hint="eastAsia"/>
        </w:rPr>
        <w:t>U</w:t>
      </w:r>
      <w:r>
        <w:rPr>
          <w:rFonts w:hint="eastAsia"/>
        </w:rPr>
        <w:t>盘插入电脑时感知到，并根据设置执行</w:t>
      </w:r>
      <w:r>
        <w:rPr>
          <w:rFonts w:hint="eastAsia"/>
        </w:rPr>
        <w:t>U</w:t>
      </w:r>
      <w:r>
        <w:rPr>
          <w:rFonts w:hint="eastAsia"/>
        </w:rPr>
        <w:t>盘病毒检查。</w:t>
      </w:r>
    </w:p>
    <w:p w14:paraId="09ACEAB8" w14:textId="6F0D70EB" w:rsidR="001E00E5" w:rsidRDefault="00000000">
      <w:pPr>
        <w:pStyle w:val="3dbapp"/>
        <w:spacing w:before="158" w:after="158"/>
      </w:pPr>
      <w:bookmarkStart w:id="143" w:name="_Toc120091604"/>
      <w:bookmarkStart w:id="144" w:name="_Toc181005528"/>
      <w:r>
        <w:rPr>
          <w:rFonts w:hint="eastAsia"/>
        </w:rPr>
        <w:t>病毒</w:t>
      </w:r>
      <w:r w:rsidR="000D383E">
        <w:t>&amp;</w:t>
      </w:r>
      <w:r w:rsidR="000D383E">
        <w:rPr>
          <w:rFonts w:hint="eastAsia"/>
        </w:rPr>
        <w:t>网马</w:t>
      </w:r>
      <w:r>
        <w:rPr>
          <w:rFonts w:hint="eastAsia"/>
        </w:rPr>
        <w:t>查杀</w:t>
      </w:r>
      <w:bookmarkEnd w:id="143"/>
      <w:bookmarkEnd w:id="144"/>
    </w:p>
    <w:p w14:paraId="49B53822" w14:textId="4B08BA17" w:rsidR="001E00E5" w:rsidRDefault="00000000">
      <w:pPr>
        <w:spacing w:before="158" w:after="158"/>
        <w:rPr>
          <w:rFonts w:cs="Helvetica Neue"/>
        </w:rPr>
      </w:pPr>
      <w:r>
        <w:rPr>
          <w:rFonts w:hint="eastAsia"/>
        </w:rPr>
        <w:t>可</w:t>
      </w:r>
      <w:r>
        <w:rPr>
          <w:rFonts w:hint="eastAsia"/>
          <w:lang w:eastAsia="zh-Hans"/>
        </w:rPr>
        <w:t>从</w:t>
      </w:r>
      <w:r>
        <w:rPr>
          <w:rFonts w:hint="eastAsia"/>
          <w:b/>
          <w:bCs/>
        </w:rPr>
        <w:t>终端</w:t>
      </w:r>
      <w:r>
        <w:rPr>
          <w:rFonts w:hint="eastAsia"/>
          <w:b/>
          <w:bCs/>
          <w:lang w:eastAsia="zh-Hans"/>
        </w:rPr>
        <w:t>视角</w:t>
      </w:r>
      <w:r>
        <w:rPr>
          <w:rFonts w:hint="eastAsia"/>
        </w:rPr>
        <w:t>查看所有终端</w:t>
      </w:r>
      <w:r w:rsidR="000D383E">
        <w:rPr>
          <w:rFonts w:hint="eastAsia"/>
        </w:rPr>
        <w:t>病毒</w:t>
      </w:r>
      <w:r w:rsidR="000D383E">
        <w:rPr>
          <w:rFonts w:hint="eastAsia"/>
        </w:rPr>
        <w:t>&amp;</w:t>
      </w:r>
      <w:r w:rsidR="000D383E">
        <w:rPr>
          <w:rFonts w:hint="eastAsia"/>
        </w:rPr>
        <w:t>网马</w:t>
      </w:r>
      <w:r>
        <w:rPr>
          <w:rFonts w:hint="eastAsia"/>
        </w:rPr>
        <w:t>查杀情况，并可对所有终端批量进行病毒</w:t>
      </w:r>
      <w:r w:rsidR="000D383E">
        <w:rPr>
          <w:rFonts w:hint="eastAsia"/>
        </w:rPr>
        <w:t>&amp;</w:t>
      </w:r>
      <w:r w:rsidR="000D383E">
        <w:rPr>
          <w:rFonts w:hint="eastAsia"/>
        </w:rPr>
        <w:t>网马</w:t>
      </w:r>
      <w:r>
        <w:rPr>
          <w:rFonts w:hint="eastAsia"/>
        </w:rPr>
        <w:t>扫描（快速扫描</w:t>
      </w:r>
      <w:r>
        <w:rPr>
          <w:rFonts w:cs="Helvetica Neue"/>
        </w:rPr>
        <w:t>/</w:t>
      </w:r>
      <w:r>
        <w:rPr>
          <w:rFonts w:hint="eastAsia"/>
        </w:rPr>
        <w:t>全盘扫描</w:t>
      </w:r>
      <w:r>
        <w:rPr>
          <w:rFonts w:cs="Helvetica Neue"/>
        </w:rPr>
        <w:t>/</w:t>
      </w:r>
      <w:r>
        <w:rPr>
          <w:rFonts w:hint="eastAsia"/>
        </w:rPr>
        <w:t>自定义扫描）、停止扫描及处理病毒操作。</w:t>
      </w:r>
    </w:p>
    <w:p w14:paraId="48375F65" w14:textId="77777777" w:rsidR="001E00E5" w:rsidRDefault="00000000">
      <w:pPr>
        <w:pStyle w:val="a"/>
        <w:numPr>
          <w:ilvl w:val="0"/>
          <w:numId w:val="30"/>
        </w:numPr>
        <w:snapToGrid/>
        <w:spacing w:before="158" w:after="158"/>
      </w:pPr>
      <w:r>
        <w:rPr>
          <w:rFonts w:hint="eastAsia"/>
        </w:rPr>
        <w:t>支持模板化管理信任名单。</w:t>
      </w:r>
    </w:p>
    <w:p w14:paraId="0F5386E0" w14:textId="77777777" w:rsidR="001E00E5" w:rsidRDefault="00000000">
      <w:pPr>
        <w:pStyle w:val="a"/>
        <w:numPr>
          <w:ilvl w:val="0"/>
          <w:numId w:val="30"/>
        </w:numPr>
        <w:snapToGrid/>
        <w:spacing w:before="158" w:after="158"/>
        <w:rPr>
          <w:rFonts w:cs="Helvetica Neue"/>
        </w:rPr>
      </w:pPr>
      <w:r>
        <w:rPr>
          <w:rFonts w:hint="eastAsia"/>
        </w:rPr>
        <w:t>支持查看单个终端的病毒查杀页面。</w:t>
      </w:r>
    </w:p>
    <w:p w14:paraId="126A0968" w14:textId="77777777" w:rsidR="001E00E5" w:rsidRDefault="00000000">
      <w:pPr>
        <w:pStyle w:val="a"/>
        <w:numPr>
          <w:ilvl w:val="0"/>
          <w:numId w:val="30"/>
        </w:numPr>
        <w:snapToGrid/>
        <w:spacing w:before="158" w:after="158"/>
      </w:pPr>
      <w:r>
        <w:rPr>
          <w:rFonts w:hint="eastAsia"/>
        </w:rPr>
        <w:t>支持查杀设置，包括</w:t>
      </w:r>
      <w:r>
        <w:rPr>
          <w:rFonts w:hint="eastAsia"/>
          <w:lang w:eastAsia="zh-Hans"/>
        </w:rPr>
        <w:t>扫描模式</w:t>
      </w:r>
      <w:r>
        <w:rPr>
          <w:rFonts w:hint="eastAsia"/>
        </w:rPr>
        <w:t>（极速模式、低资源占用模式）、多引擎设置（默认引擎、深度扫描引擎）、压缩包查杀设置</w:t>
      </w:r>
      <w:r>
        <w:t>、</w:t>
      </w:r>
      <w:r>
        <w:rPr>
          <w:rFonts w:hint="eastAsia"/>
          <w:lang w:eastAsia="zh-Hans"/>
        </w:rPr>
        <w:t>处理方式</w:t>
      </w:r>
      <w:r>
        <w:rPr>
          <w:rFonts w:hint="eastAsia"/>
        </w:rPr>
        <w:t>。</w:t>
      </w:r>
    </w:p>
    <w:p w14:paraId="08F79FF2" w14:textId="77777777" w:rsidR="001E00E5" w:rsidRDefault="00000000">
      <w:pPr>
        <w:pStyle w:val="a"/>
        <w:numPr>
          <w:ilvl w:val="0"/>
          <w:numId w:val="30"/>
        </w:numPr>
        <w:snapToGrid/>
        <w:spacing w:before="158" w:after="158"/>
      </w:pPr>
      <w:r>
        <w:rPr>
          <w:rFonts w:hint="eastAsia"/>
        </w:rPr>
        <w:t>支持扫描后导出病毒查杀的结果报告。</w:t>
      </w:r>
    </w:p>
    <w:p w14:paraId="1EBFAD21" w14:textId="6BE94107" w:rsidR="001E00E5" w:rsidRDefault="00000000">
      <w:pPr>
        <w:spacing w:before="158" w:after="158"/>
        <w:rPr>
          <w:rFonts w:cs="Times New Roman"/>
        </w:rPr>
      </w:pPr>
      <w:r>
        <w:rPr>
          <w:rFonts w:hint="eastAsia"/>
          <w:lang w:eastAsia="zh-Hans"/>
        </w:rPr>
        <w:t>可从</w:t>
      </w:r>
      <w:r>
        <w:rPr>
          <w:rFonts w:hint="eastAsia"/>
          <w:b/>
          <w:bCs/>
          <w:lang w:eastAsia="zh-Hans"/>
        </w:rPr>
        <w:t>病毒视角</w:t>
      </w:r>
      <w:r>
        <w:rPr>
          <w:rFonts w:hint="eastAsia"/>
          <w:lang w:eastAsia="zh-Hans"/>
        </w:rPr>
        <w:t>查看所有</w:t>
      </w:r>
      <w:r w:rsidR="000D383E">
        <w:rPr>
          <w:rFonts w:hint="eastAsia"/>
        </w:rPr>
        <w:t>病毒</w:t>
      </w:r>
      <w:r w:rsidR="000D383E">
        <w:rPr>
          <w:rFonts w:hint="eastAsia"/>
        </w:rPr>
        <w:t>&amp;</w:t>
      </w:r>
      <w:r w:rsidR="000D383E">
        <w:rPr>
          <w:rFonts w:hint="eastAsia"/>
        </w:rPr>
        <w:t>网马</w:t>
      </w:r>
      <w:r>
        <w:rPr>
          <w:rFonts w:hint="eastAsia"/>
          <w:lang w:eastAsia="zh-Hans"/>
        </w:rPr>
        <w:t>威胁情况</w:t>
      </w:r>
      <w:r>
        <w:rPr>
          <w:lang w:eastAsia="zh-Hans"/>
        </w:rPr>
        <w:t>，</w:t>
      </w:r>
      <w:r>
        <w:rPr>
          <w:rFonts w:hint="eastAsia"/>
        </w:rPr>
        <w:t>并可单独查看</w:t>
      </w:r>
      <w:r w:rsidR="000D383E">
        <w:rPr>
          <w:rFonts w:hint="eastAsia"/>
        </w:rPr>
        <w:t>病毒</w:t>
      </w:r>
      <w:r w:rsidR="000D383E">
        <w:rPr>
          <w:rFonts w:hint="eastAsia"/>
        </w:rPr>
        <w:t>&amp;</w:t>
      </w:r>
      <w:r w:rsidR="000D383E">
        <w:rPr>
          <w:rFonts w:hint="eastAsia"/>
        </w:rPr>
        <w:t>网马</w:t>
      </w:r>
      <w:r>
        <w:rPr>
          <w:rFonts w:hint="eastAsia"/>
        </w:rPr>
        <w:t>影响的终端、文件路径、发现时间、发现方式等信息，对</w:t>
      </w:r>
      <w:r w:rsidR="000D383E">
        <w:rPr>
          <w:rFonts w:hint="eastAsia"/>
        </w:rPr>
        <w:t>病毒</w:t>
      </w:r>
      <w:r w:rsidR="000D383E">
        <w:rPr>
          <w:rFonts w:hint="eastAsia"/>
        </w:rPr>
        <w:t>&amp;</w:t>
      </w:r>
      <w:r w:rsidR="000D383E">
        <w:rPr>
          <w:rFonts w:hint="eastAsia"/>
        </w:rPr>
        <w:t>网马</w:t>
      </w:r>
      <w:r>
        <w:rPr>
          <w:rFonts w:hint="eastAsia"/>
        </w:rPr>
        <w:t>文件进行立即处理或删除记录</w:t>
      </w:r>
      <w:r>
        <w:t>。</w:t>
      </w:r>
    </w:p>
    <w:p w14:paraId="3A6196E4" w14:textId="734994D6" w:rsidR="001E00E5" w:rsidRDefault="00000000">
      <w:pPr>
        <w:spacing w:before="158" w:after="158"/>
      </w:pPr>
      <w:r>
        <w:rPr>
          <w:rFonts w:cs="Times New Roman"/>
        </w:rPr>
        <w:t>EDR</w:t>
      </w:r>
      <w:r w:rsidR="000D383E">
        <w:rPr>
          <w:rFonts w:hint="eastAsia"/>
        </w:rPr>
        <w:t>病毒</w:t>
      </w:r>
      <w:r w:rsidR="000D383E">
        <w:rPr>
          <w:rFonts w:hint="eastAsia"/>
        </w:rPr>
        <w:t>&amp;</w:t>
      </w:r>
      <w:r w:rsidR="000D383E">
        <w:rPr>
          <w:rFonts w:hint="eastAsia"/>
        </w:rPr>
        <w:t>网马</w:t>
      </w:r>
      <w:r>
        <w:rPr>
          <w:rFonts w:hint="eastAsia"/>
        </w:rPr>
        <w:t>扫描具有以下功能特点：</w:t>
      </w:r>
    </w:p>
    <w:p w14:paraId="4CE682BE" w14:textId="77777777" w:rsidR="001E00E5" w:rsidRDefault="00000000">
      <w:pPr>
        <w:pStyle w:val="a"/>
        <w:numPr>
          <w:ilvl w:val="0"/>
          <w:numId w:val="30"/>
        </w:numPr>
        <w:snapToGrid/>
        <w:spacing w:before="158" w:after="158"/>
      </w:pPr>
      <w:r>
        <w:rPr>
          <w:rFonts w:cs="PingFang SC" w:hint="eastAsia"/>
        </w:rPr>
        <w:t>丰富全面的平台支持：</w:t>
      </w:r>
      <w:r>
        <w:t>Windows + X86 32</w:t>
      </w:r>
      <w:r>
        <w:rPr>
          <w:rFonts w:hint="eastAsia"/>
        </w:rPr>
        <w:t>位</w:t>
      </w:r>
      <w:r>
        <w:t>/64</w:t>
      </w:r>
      <w:r>
        <w:rPr>
          <w:rFonts w:hint="eastAsia"/>
        </w:rPr>
        <w:t>位</w:t>
      </w:r>
      <w:r>
        <w:rPr>
          <w:rFonts w:cs="PingFang SC" w:hint="eastAsia"/>
        </w:rPr>
        <w:t>、</w:t>
      </w:r>
      <w:r>
        <w:t>Linux + X86 32</w:t>
      </w:r>
      <w:r>
        <w:rPr>
          <w:rFonts w:hint="eastAsia"/>
        </w:rPr>
        <w:t>位</w:t>
      </w:r>
      <w:r>
        <w:t>/64</w:t>
      </w:r>
      <w:r>
        <w:rPr>
          <w:rFonts w:hint="eastAsia"/>
        </w:rPr>
        <w:t>位</w:t>
      </w:r>
      <w:r>
        <w:rPr>
          <w:rFonts w:cs="PingFang SC" w:hint="eastAsia"/>
        </w:rPr>
        <w:t>、</w:t>
      </w:r>
      <w:r>
        <w:t xml:space="preserve">Linux + MIPS 32/64 + </w:t>
      </w:r>
      <w:r>
        <w:rPr>
          <w:rFonts w:cs="PingFang SC" w:hint="eastAsia"/>
        </w:rPr>
        <w:t>大小字节序、</w:t>
      </w:r>
      <w:r>
        <w:t>Linux + ARM32</w:t>
      </w:r>
      <w:r>
        <w:rPr>
          <w:rFonts w:hint="eastAsia"/>
          <w:lang w:eastAsia="zh-Hans"/>
        </w:rPr>
        <w:t>位</w:t>
      </w:r>
      <w:r>
        <w:t>/64</w:t>
      </w:r>
      <w:r>
        <w:rPr>
          <w:rFonts w:hint="eastAsia"/>
          <w:lang w:eastAsia="zh-Hans"/>
        </w:rPr>
        <w:t>位</w:t>
      </w:r>
      <w:r>
        <w:rPr>
          <w:rFonts w:hint="eastAsia"/>
        </w:rPr>
        <w:t>。</w:t>
      </w:r>
    </w:p>
    <w:p w14:paraId="42328BAA" w14:textId="77777777" w:rsidR="001E00E5" w:rsidRDefault="00000000">
      <w:pPr>
        <w:pStyle w:val="a"/>
        <w:numPr>
          <w:ilvl w:val="0"/>
          <w:numId w:val="30"/>
        </w:numPr>
        <w:snapToGrid/>
        <w:spacing w:before="158" w:after="158"/>
        <w:rPr>
          <w:rFonts w:cs="Helvetica Neue"/>
        </w:rPr>
      </w:pPr>
      <w:r>
        <w:rPr>
          <w:rFonts w:hint="eastAsia"/>
        </w:rPr>
        <w:t>支持多种压缩包、自解压包、复合文档、媒体文件、加密脚本、电子邮件、邮箱文件、可提取文档中嵌入的其它资源，如：宏、脚本、可执行程序等。</w:t>
      </w:r>
    </w:p>
    <w:p w14:paraId="2824CE07" w14:textId="77777777" w:rsidR="001E00E5" w:rsidRDefault="00000000">
      <w:pPr>
        <w:pStyle w:val="a"/>
        <w:numPr>
          <w:ilvl w:val="0"/>
          <w:numId w:val="30"/>
        </w:numPr>
        <w:snapToGrid/>
        <w:spacing w:before="158" w:after="158"/>
      </w:pPr>
      <w:r>
        <w:rPr>
          <w:rFonts w:hint="eastAsia"/>
        </w:rPr>
        <w:lastRenderedPageBreak/>
        <w:t>丰富的脱壳能力及全面的模拟执行能力（反病毒虚拟机）。</w:t>
      </w:r>
    </w:p>
    <w:p w14:paraId="2700B125" w14:textId="77777777" w:rsidR="001E00E5" w:rsidRDefault="00000000" w:rsidP="000D383E">
      <w:pPr>
        <w:pStyle w:val="a"/>
        <w:numPr>
          <w:ilvl w:val="0"/>
          <w:numId w:val="30"/>
        </w:numPr>
        <w:snapToGrid/>
        <w:spacing w:before="158" w:after="158"/>
      </w:pPr>
      <w:r>
        <w:rPr>
          <w:rFonts w:hint="eastAsia"/>
        </w:rPr>
        <w:t>支持强力查杀功能，可对无法普通隔离的病毒文件进行强制停止进程并隔离、或动态移除到删除队列。</w:t>
      </w:r>
    </w:p>
    <w:p w14:paraId="026CC23C" w14:textId="3379887F" w:rsidR="000D383E" w:rsidRDefault="00000000" w:rsidP="000D383E">
      <w:pPr>
        <w:pStyle w:val="a"/>
        <w:numPr>
          <w:ilvl w:val="0"/>
          <w:numId w:val="30"/>
        </w:numPr>
        <w:snapToGrid/>
        <w:spacing w:before="158" w:after="158"/>
      </w:pPr>
      <w:r>
        <w:rPr>
          <w:rFonts w:hint="eastAsia"/>
        </w:rPr>
        <w:t>支持部分病毒感染文件的修复功能，对于二进制文件可剥离感染部分，保证应用正常使用。自研免疫引擎通过强制访问控制技术免疫</w:t>
      </w:r>
      <w:r>
        <w:rPr>
          <w:rFonts w:cs="Times New Roman"/>
        </w:rPr>
        <w:t>WannaMine1.0/2.0/3.0</w:t>
      </w:r>
      <w:r>
        <w:rPr>
          <w:rFonts w:hint="eastAsia"/>
        </w:rPr>
        <w:t>等免杀病毒。</w:t>
      </w:r>
    </w:p>
    <w:p w14:paraId="225D16B3" w14:textId="77777777" w:rsidR="000D383E" w:rsidRPr="000D383E" w:rsidRDefault="000D383E" w:rsidP="000D383E">
      <w:pPr>
        <w:pStyle w:val="a"/>
        <w:numPr>
          <w:ilvl w:val="0"/>
          <w:numId w:val="30"/>
        </w:numPr>
        <w:snapToGrid/>
        <w:spacing w:before="158" w:after="158"/>
      </w:pPr>
      <w:r>
        <w:rPr>
          <w:rFonts w:hint="eastAsia"/>
        </w:rPr>
        <w:t>对网站目录的文件进行全面检测、多重检测技术结合（特征码、模糊</w:t>
      </w:r>
      <w:r>
        <w:rPr>
          <w:rFonts w:cs="Times New Roman"/>
        </w:rPr>
        <w:t>HASH</w:t>
      </w:r>
      <w:r>
        <w:rPr>
          <w:rFonts w:hint="eastAsia"/>
        </w:rPr>
        <w:t>、脚本虚拟机动态检测），对于一句话木马、大马检出率高，误报少。</w:t>
      </w:r>
    </w:p>
    <w:p w14:paraId="683C8E64" w14:textId="77777777" w:rsidR="000D383E" w:rsidRDefault="000D383E" w:rsidP="000D383E">
      <w:pPr>
        <w:pStyle w:val="a"/>
        <w:numPr>
          <w:ilvl w:val="0"/>
          <w:numId w:val="30"/>
        </w:numPr>
        <w:snapToGrid/>
        <w:spacing w:before="158" w:after="158"/>
      </w:pPr>
      <w:r>
        <w:rPr>
          <w:rFonts w:hint="eastAsia"/>
        </w:rPr>
        <w:t>采用先进的多模匹配算法，可极大提升扫描速度。在针对大量文件的情况下，能够在文件不改变的前提下缓存信息，待二次扫描时大幅度提升扫描速度。</w:t>
      </w:r>
    </w:p>
    <w:p w14:paraId="5C4A1D90" w14:textId="18B15783" w:rsidR="000D383E" w:rsidRPr="000D383E" w:rsidRDefault="000D383E" w:rsidP="000D383E">
      <w:pPr>
        <w:pStyle w:val="a"/>
        <w:numPr>
          <w:ilvl w:val="0"/>
          <w:numId w:val="30"/>
        </w:numPr>
        <w:snapToGrid/>
        <w:spacing w:before="158" w:after="158"/>
      </w:pPr>
      <w:r>
        <w:rPr>
          <w:rFonts w:hint="eastAsia"/>
        </w:rPr>
        <w:t>通过路径配置对</w:t>
      </w:r>
      <w:r>
        <w:rPr>
          <w:rFonts w:cs="Times New Roman"/>
        </w:rPr>
        <w:t>Web</w:t>
      </w:r>
      <w:r>
        <w:rPr>
          <w:rFonts w:hint="eastAsia"/>
        </w:rPr>
        <w:t>应用目录进行深入检测，对扫描出的风险文件进行立即隔离、添加信任、删除操作。</w:t>
      </w:r>
    </w:p>
    <w:p w14:paraId="3390B8F0" w14:textId="77777777" w:rsidR="001E00E5" w:rsidRDefault="00000000">
      <w:pPr>
        <w:pStyle w:val="3dbapp"/>
        <w:spacing w:before="158" w:after="158"/>
      </w:pPr>
      <w:bookmarkStart w:id="145" w:name="_Toc120091606"/>
      <w:bookmarkStart w:id="146" w:name="_Toc1036954188"/>
      <w:bookmarkStart w:id="147" w:name="_Toc69834378"/>
      <w:bookmarkStart w:id="148" w:name="_Toc59204635"/>
      <w:bookmarkStart w:id="149" w:name="_Toc69834374"/>
      <w:bookmarkStart w:id="150" w:name="_Toc972123380"/>
      <w:bookmarkStart w:id="151" w:name="_Toc181005529"/>
      <w:r>
        <w:rPr>
          <w:rFonts w:hint="eastAsia"/>
        </w:rPr>
        <w:t>勒索防御</w:t>
      </w:r>
      <w:bookmarkEnd w:id="145"/>
      <w:bookmarkEnd w:id="146"/>
      <w:bookmarkEnd w:id="147"/>
      <w:bookmarkEnd w:id="151"/>
    </w:p>
    <w:p w14:paraId="5213A2A8" w14:textId="77777777" w:rsidR="001E00E5" w:rsidRDefault="00000000">
      <w:pPr>
        <w:spacing w:before="158" w:after="158"/>
      </w:pPr>
      <w:r>
        <w:rPr>
          <w:rFonts w:hint="eastAsia"/>
        </w:rPr>
        <w:t>勒索病毒防护是系统数据保护的重要一环，也是安恒</w:t>
      </w:r>
      <w:r>
        <w:rPr>
          <w:rFonts w:hint="eastAsia"/>
        </w:rPr>
        <w:t>EDR</w:t>
      </w:r>
      <w:r>
        <w:rPr>
          <w:rFonts w:hint="eastAsia"/>
        </w:rPr>
        <w:t>特色与擅长的功能，安恒</w:t>
      </w:r>
      <w:r>
        <w:rPr>
          <w:rFonts w:hint="eastAsia"/>
        </w:rPr>
        <w:t>EDR</w:t>
      </w:r>
      <w:r>
        <w:rPr>
          <w:rFonts w:hint="eastAsia"/>
        </w:rPr>
        <w:t>通过全周期（事前、事中、事后）、多维度的防护可对各类已知、未知的勒索软件精准检出与防御，勒索病毒爆发时通过专利级的识别方案，第一时间发现勒索病毒并及时阻断其运行，实时保护用户关键数据。</w:t>
      </w:r>
    </w:p>
    <w:p w14:paraId="5653EE35" w14:textId="77777777" w:rsidR="001E00E5" w:rsidRDefault="00000000">
      <w:pPr>
        <w:pStyle w:val="a"/>
        <w:spacing w:before="158" w:after="158"/>
      </w:pPr>
      <w:r>
        <w:rPr>
          <w:rFonts w:hint="eastAsia"/>
        </w:rPr>
        <w:t>事前体检</w:t>
      </w:r>
    </w:p>
    <w:p w14:paraId="6CE645A9" w14:textId="77777777" w:rsidR="001E00E5" w:rsidRDefault="00000000">
      <w:pPr>
        <w:spacing w:before="158" w:after="158"/>
        <w:ind w:firstLine="420"/>
      </w:pPr>
      <w:r>
        <w:rPr>
          <w:rFonts w:hint="eastAsia"/>
        </w:rPr>
        <w:t>弱点发现、漏洞修复。</w:t>
      </w:r>
    </w:p>
    <w:p w14:paraId="590B5F80" w14:textId="77777777" w:rsidR="001E00E5" w:rsidRDefault="00000000">
      <w:pPr>
        <w:pStyle w:val="a"/>
        <w:spacing w:before="158" w:after="158"/>
      </w:pPr>
      <w:r>
        <w:rPr>
          <w:rFonts w:hint="eastAsia"/>
        </w:rPr>
        <w:t>事中防御</w:t>
      </w:r>
    </w:p>
    <w:p w14:paraId="245B9C20" w14:textId="77777777" w:rsidR="001E00E5" w:rsidRDefault="00000000">
      <w:pPr>
        <w:spacing w:before="158" w:after="158"/>
        <w:ind w:leftChars="400" w:left="840"/>
      </w:pPr>
      <w:r>
        <w:rPr>
          <w:rFonts w:hint="eastAsia"/>
        </w:rPr>
        <w:t>对通用类恶意软件进行主动防御，在进程启动、文件落地、模块加载的时机进行恶意文件扫描，若勒索软件能被杀毒引擎检查到，此时会立即拦截。</w:t>
      </w:r>
    </w:p>
    <w:p w14:paraId="69813D4E" w14:textId="77777777" w:rsidR="001E00E5" w:rsidRDefault="00000000">
      <w:pPr>
        <w:numPr>
          <w:ilvl w:val="0"/>
          <w:numId w:val="32"/>
        </w:numPr>
        <w:spacing w:before="158" w:after="158"/>
        <w:ind w:leftChars="200" w:left="840"/>
      </w:pPr>
      <w:r>
        <w:rPr>
          <w:rFonts w:hint="eastAsia"/>
        </w:rPr>
        <w:t>勒索诱饵防护引擎</w:t>
      </w:r>
    </w:p>
    <w:p w14:paraId="1E19D6B2" w14:textId="77777777" w:rsidR="001E00E5" w:rsidRDefault="00000000">
      <w:pPr>
        <w:spacing w:before="158" w:after="158"/>
        <w:ind w:leftChars="400" w:left="840"/>
      </w:pPr>
      <w:r>
        <w:lastRenderedPageBreak/>
        <w:t>勒索诱饵防护引擎针对勒索病毒遍历文件实施加密的特点，在终端关键目录下放置诱饵文件，确保调用</w:t>
      </w:r>
      <w:r>
        <w:t>Windows API</w:t>
      </w:r>
      <w:r>
        <w:t>遍历文件首先遍历到诱饵文件，当有勒索病毒尝试加密诱饵文件时及时中止进程，阻止勒索病毒的进一步加密和扩散。</w:t>
      </w:r>
    </w:p>
    <w:p w14:paraId="604E19B8" w14:textId="77777777" w:rsidR="001E00E5" w:rsidRDefault="00000000">
      <w:pPr>
        <w:spacing w:before="158" w:after="158"/>
        <w:ind w:leftChars="400" w:left="840"/>
      </w:pPr>
      <w:r>
        <w:t>有效抵御未知勒索病毒。</w:t>
      </w:r>
    </w:p>
    <w:p w14:paraId="2F3D8462" w14:textId="77777777" w:rsidR="001E00E5" w:rsidRDefault="00000000">
      <w:pPr>
        <w:numPr>
          <w:ilvl w:val="0"/>
          <w:numId w:val="32"/>
        </w:numPr>
        <w:spacing w:before="158" w:after="158"/>
        <w:ind w:leftChars="200" w:left="840"/>
      </w:pPr>
      <w:r>
        <w:rPr>
          <w:rFonts w:hint="eastAsia"/>
        </w:rPr>
        <w:t>勒索行为防护引擎</w:t>
      </w:r>
    </w:p>
    <w:p w14:paraId="660C6397" w14:textId="77777777" w:rsidR="001E00E5" w:rsidRDefault="00000000">
      <w:pPr>
        <w:spacing w:before="158" w:after="158"/>
        <w:ind w:leftChars="400" w:left="840"/>
      </w:pPr>
      <w:r>
        <w:t>内核驱动级实现，文件过滤驱动监控针对所有文件的操作，当一定时间内，某进程有大量的文件重命名及写入事件触发内置阈值时，</w:t>
      </w:r>
      <w:r>
        <w:rPr>
          <w:rFonts w:hint="eastAsia"/>
        </w:rPr>
        <w:t>未命中</w:t>
      </w:r>
      <w:r>
        <w:t>内置白名单则告警并结束操作进程。</w:t>
      </w:r>
    </w:p>
    <w:p w14:paraId="04557658" w14:textId="77777777" w:rsidR="001E00E5" w:rsidRDefault="00000000">
      <w:pPr>
        <w:numPr>
          <w:ilvl w:val="0"/>
          <w:numId w:val="32"/>
        </w:numPr>
        <w:spacing w:before="158" w:after="158"/>
        <w:ind w:leftChars="200" w:left="840"/>
      </w:pPr>
      <w:r>
        <w:rPr>
          <w:rFonts w:hint="eastAsia"/>
        </w:rPr>
        <w:t>文件保险柜</w:t>
      </w:r>
    </w:p>
    <w:p w14:paraId="5DA9C351" w14:textId="77777777" w:rsidR="001E00E5" w:rsidRDefault="00000000">
      <w:pPr>
        <w:spacing w:before="158" w:after="158"/>
        <w:ind w:leftChars="400" w:left="840"/>
      </w:pPr>
      <w:r>
        <w:t>内核驱动级实现，用户可自定义关键的数据目录（可配置例外进程），被保护的关键目录变为只读，保障数据安全。</w:t>
      </w:r>
    </w:p>
    <w:p w14:paraId="54B6E0DA" w14:textId="77777777" w:rsidR="001E00E5" w:rsidRDefault="00000000">
      <w:pPr>
        <w:pStyle w:val="a"/>
        <w:spacing w:before="158" w:after="158"/>
      </w:pPr>
      <w:r>
        <w:rPr>
          <w:rFonts w:hint="eastAsia"/>
        </w:rPr>
        <w:t>事后溯源</w:t>
      </w:r>
    </w:p>
    <w:p w14:paraId="06DCF0A7" w14:textId="77777777" w:rsidR="001E00E5" w:rsidRDefault="00000000">
      <w:pPr>
        <w:spacing w:before="158" w:after="158"/>
        <w:ind w:leftChars="200" w:left="420"/>
      </w:pPr>
      <w:r>
        <w:t>勒索软件一般执行完毕后会进行自删除操作，当触发</w:t>
      </w:r>
      <w:r>
        <w:t>EDR</w:t>
      </w:r>
      <w:r>
        <w:t>的针对勒索的防护策略时，会对当前勒索软件进行备份，便于事后确定勒索软件家族、数据恢复。</w:t>
      </w:r>
    </w:p>
    <w:p w14:paraId="6508E7E5" w14:textId="77777777" w:rsidR="001E00E5" w:rsidRDefault="00000000">
      <w:pPr>
        <w:spacing w:before="158" w:after="158"/>
        <w:ind w:leftChars="200" w:left="420"/>
      </w:pPr>
      <w:r>
        <w:rPr>
          <w:rFonts w:hint="eastAsia"/>
        </w:rPr>
        <w:t>通过行为识别到的疑似勒索病毒将会备份在系统盘的临时目录中，例如</w:t>
      </w:r>
      <w:r>
        <w:rPr>
          <w:rFonts w:hint="eastAsia"/>
        </w:rPr>
        <w:t>C:\Windows\Temp\RansomBack</w:t>
      </w:r>
      <w:r>
        <w:rPr>
          <w:rFonts w:hint="eastAsia"/>
        </w:rPr>
        <w:t>。</w:t>
      </w:r>
    </w:p>
    <w:p w14:paraId="21B522FF" w14:textId="77777777" w:rsidR="001E00E5" w:rsidRDefault="00000000">
      <w:pPr>
        <w:pStyle w:val="3dbapp"/>
        <w:spacing w:before="158" w:after="158"/>
      </w:pPr>
      <w:bookmarkStart w:id="152" w:name="_Toc69834379"/>
      <w:bookmarkStart w:id="153" w:name="_Toc120091607"/>
      <w:bookmarkStart w:id="154" w:name="_Toc1259242311"/>
      <w:bookmarkStart w:id="155" w:name="_Toc181005530"/>
      <w:r>
        <w:rPr>
          <w:rFonts w:hint="eastAsia"/>
        </w:rPr>
        <w:t>挖矿防御</w:t>
      </w:r>
      <w:bookmarkEnd w:id="152"/>
      <w:bookmarkEnd w:id="153"/>
      <w:bookmarkEnd w:id="154"/>
      <w:bookmarkEnd w:id="155"/>
    </w:p>
    <w:p w14:paraId="3D0C4C35" w14:textId="77777777" w:rsidR="001E00E5" w:rsidRDefault="00000000">
      <w:pPr>
        <w:spacing w:before="158" w:after="158"/>
      </w:pPr>
      <w:r>
        <w:rPr>
          <w:rFonts w:hint="eastAsia"/>
        </w:rPr>
        <w:t>挖矿类病毒通常不具备直接危害，但会恶意侵占系统大量资源，对服务器的正常运行造成影响，同时也可能会带来其他恶意代码。</w:t>
      </w:r>
      <w:r>
        <w:rPr>
          <w:rFonts w:hint="eastAsia"/>
        </w:rPr>
        <w:t>EDR</w:t>
      </w:r>
      <w:r>
        <w:rPr>
          <w:rFonts w:hint="eastAsia"/>
        </w:rPr>
        <w:t>反挖矿引擎通过分析程序行为及其它指标实时发现恶意挖矿程序，能实时发现未知恶意挖矿程序。</w:t>
      </w:r>
    </w:p>
    <w:p w14:paraId="1BD4503E" w14:textId="77777777" w:rsidR="001E00E5" w:rsidRDefault="00000000">
      <w:pPr>
        <w:spacing w:before="158" w:after="158"/>
      </w:pPr>
      <w:r>
        <w:rPr>
          <w:rFonts w:hint="eastAsia"/>
        </w:rPr>
        <w:lastRenderedPageBreak/>
        <w:t>EDR</w:t>
      </w:r>
      <w:r>
        <w:rPr>
          <w:rFonts w:hint="eastAsia"/>
        </w:rPr>
        <w:t>还能将主机的</w:t>
      </w:r>
      <w:r>
        <w:rPr>
          <w:rFonts w:hint="eastAsia"/>
        </w:rPr>
        <w:t>DNS</w:t>
      </w:r>
      <w:r>
        <w:rPr>
          <w:rFonts w:hint="eastAsia"/>
        </w:rPr>
        <w:t>请求域名与威胁情报进行碰撞，能够覆盖挖矿病毒连接矿池域名的场景。</w:t>
      </w:r>
    </w:p>
    <w:p w14:paraId="3B171CD6" w14:textId="77777777" w:rsidR="001E00E5" w:rsidRDefault="00000000">
      <w:pPr>
        <w:pStyle w:val="2"/>
        <w:spacing w:before="158" w:after="158"/>
      </w:pPr>
      <w:bookmarkStart w:id="156" w:name="_Toc120091608"/>
      <w:bookmarkStart w:id="157" w:name="_Toc181005531"/>
      <w:r>
        <w:rPr>
          <w:rFonts w:hint="eastAsia"/>
        </w:rPr>
        <w:t>漏洞管理</w:t>
      </w:r>
      <w:bookmarkEnd w:id="148"/>
      <w:bookmarkEnd w:id="149"/>
      <w:bookmarkEnd w:id="150"/>
      <w:bookmarkEnd w:id="156"/>
      <w:bookmarkEnd w:id="157"/>
    </w:p>
    <w:p w14:paraId="00BA0E12" w14:textId="77777777" w:rsidR="002A0332" w:rsidRPr="002A0332" w:rsidRDefault="002A0332" w:rsidP="002A0332">
      <w:pPr>
        <w:pStyle w:val="3dbapp"/>
        <w:spacing w:before="158" w:after="158"/>
      </w:pPr>
      <w:bookmarkStart w:id="158" w:name="_Toc181005532"/>
      <w:r>
        <w:rPr>
          <w:rFonts w:hint="eastAsia"/>
        </w:rPr>
        <w:t>漏洞发现</w:t>
      </w:r>
      <w:bookmarkEnd w:id="158"/>
    </w:p>
    <w:p w14:paraId="7CBA7139" w14:textId="77777777" w:rsidR="001E00E5" w:rsidRDefault="00000000">
      <w:pPr>
        <w:spacing w:before="158" w:after="158"/>
      </w:pPr>
      <w:r>
        <w:rPr>
          <w:rFonts w:hint="eastAsia"/>
        </w:rPr>
        <w:t>可查看所有终端漏洞扫描情况，支持的漏洞类型包括但不限于操作系统漏洞（</w:t>
      </w:r>
      <w:r>
        <w:rPr>
          <w:rFonts w:cs="Times New Roman"/>
        </w:rPr>
        <w:t>Windows</w:t>
      </w:r>
      <w:r>
        <w:rPr>
          <w:rFonts w:cs="Times New Roman"/>
        </w:rPr>
        <w:t>、</w:t>
      </w:r>
      <w:r>
        <w:rPr>
          <w:rFonts w:cs="Times New Roman"/>
        </w:rPr>
        <w:t>Linux</w:t>
      </w:r>
      <w:r>
        <w:rPr>
          <w:rFonts w:hint="eastAsia"/>
        </w:rPr>
        <w:t>等）、数据库漏洞（</w:t>
      </w:r>
      <w:r>
        <w:rPr>
          <w:rFonts w:cs="Times New Roman"/>
        </w:rPr>
        <w:t>MySQL</w:t>
      </w:r>
      <w:r>
        <w:rPr>
          <w:rFonts w:hint="eastAsia"/>
        </w:rPr>
        <w:t>等）、</w:t>
      </w:r>
      <w:r>
        <w:rPr>
          <w:rFonts w:cs="Times New Roman"/>
        </w:rPr>
        <w:t>Web</w:t>
      </w:r>
      <w:r>
        <w:rPr>
          <w:rFonts w:hint="eastAsia"/>
        </w:rPr>
        <w:t>容器漏洞（</w:t>
      </w:r>
      <w:r>
        <w:rPr>
          <w:rFonts w:cs="Times New Roman"/>
        </w:rPr>
        <w:t>Tomcat</w:t>
      </w:r>
      <w:r>
        <w:rPr>
          <w:rFonts w:cs="Times New Roman"/>
        </w:rPr>
        <w:t>、</w:t>
      </w:r>
      <w:r>
        <w:rPr>
          <w:rFonts w:cs="Times New Roman"/>
        </w:rPr>
        <w:t>Apache</w:t>
      </w:r>
      <w:r>
        <w:rPr>
          <w:rFonts w:cs="Times New Roman"/>
        </w:rPr>
        <w:t>、</w:t>
      </w:r>
      <w:r>
        <w:rPr>
          <w:rFonts w:cs="Times New Roman"/>
        </w:rPr>
        <w:t>N</w:t>
      </w:r>
      <w:r>
        <w:rPr>
          <w:rFonts w:cs="Times New Roman" w:hint="eastAsia"/>
        </w:rPr>
        <w:t>g</w:t>
      </w:r>
      <w:r>
        <w:rPr>
          <w:rFonts w:cs="Times New Roman"/>
        </w:rPr>
        <w:t>inx</w:t>
      </w:r>
      <w:r>
        <w:rPr>
          <w:rFonts w:hint="eastAsia"/>
        </w:rPr>
        <w:t>等）及其他组件漏洞，</w:t>
      </w:r>
      <w:r w:rsidR="000C1FED">
        <w:rPr>
          <w:rFonts w:hint="eastAsia"/>
        </w:rPr>
        <w:t>漏洞基于</w:t>
      </w:r>
      <w:r w:rsidR="000C1FED">
        <w:rPr>
          <w:rFonts w:hint="eastAsia"/>
        </w:rPr>
        <w:t xml:space="preserve"> CVE</w:t>
      </w:r>
      <w:r w:rsidR="000C1FED">
        <w:rPr>
          <w:rFonts w:hint="eastAsia"/>
        </w:rPr>
        <w:t>编号进行聚合，</w:t>
      </w:r>
      <w:r>
        <w:rPr>
          <w:rFonts w:hint="eastAsia"/>
        </w:rPr>
        <w:t>支持扫描后的漏洞结果报告导出。</w:t>
      </w:r>
    </w:p>
    <w:p w14:paraId="179689C0" w14:textId="77777777" w:rsidR="001E00E5" w:rsidRDefault="00000000">
      <w:pPr>
        <w:spacing w:before="158" w:after="158"/>
        <w:rPr>
          <w:rFonts w:cs="Helvetica Neue"/>
        </w:rPr>
      </w:pPr>
      <w:r>
        <w:rPr>
          <w:rFonts w:hint="eastAsia"/>
        </w:rPr>
        <w:t>采用漏洞库的方式进行检测，可精确快速地根据不同的操作系统定位到未安装的补丁，依靠管理平台的推送功能，可将漏洞库文件推送到终端上安装最新补丁，免受黑客攻击。</w:t>
      </w:r>
    </w:p>
    <w:p w14:paraId="052F5B4D" w14:textId="77777777" w:rsidR="001E00E5" w:rsidRDefault="00000000">
      <w:pPr>
        <w:pStyle w:val="3dbapp"/>
        <w:spacing w:before="158" w:after="158"/>
      </w:pPr>
      <w:bookmarkStart w:id="159" w:name="_Toc120091609"/>
      <w:bookmarkStart w:id="160" w:name="_Toc181005533"/>
      <w:r>
        <w:rPr>
          <w:rFonts w:hint="eastAsia"/>
        </w:rPr>
        <w:t>漏洞修复</w:t>
      </w:r>
      <w:bookmarkEnd w:id="159"/>
      <w:bookmarkEnd w:id="160"/>
    </w:p>
    <w:p w14:paraId="04CE5691" w14:textId="77777777" w:rsidR="001E00E5" w:rsidRDefault="00000000">
      <w:pPr>
        <w:spacing w:before="158" w:after="158"/>
      </w:pPr>
      <w:r>
        <w:rPr>
          <w:rFonts w:hint="eastAsia"/>
        </w:rPr>
        <w:t>支持对所有</w:t>
      </w:r>
      <w:r>
        <w:rPr>
          <w:rFonts w:cs="Times New Roman"/>
        </w:rPr>
        <w:t>Windows</w:t>
      </w:r>
      <w:r>
        <w:rPr>
          <w:rFonts w:hint="eastAsia"/>
        </w:rPr>
        <w:t>终端批量进行系统漏洞修复。</w:t>
      </w:r>
      <w:r>
        <w:rPr>
          <w:rFonts w:hint="eastAsia"/>
        </w:rPr>
        <w:t>Windows</w:t>
      </w:r>
      <w:r>
        <w:rPr>
          <w:rFonts w:hint="eastAsia"/>
        </w:rPr>
        <w:t>漏洞的修复方式是采用微软汇总更新的方案。微软此前一直采用发布单独补丁的形式，随着漏洞数和补丁数逐渐增多，出现了多种问题，如扫描速度慢、测试复杂程度增加等，并且用户是否打补丁，打哪个补丁也都不受控制，有些补丁之间存在依赖关系，缺少其一就会产生错误，由此用户体验也会下降。所以微软在</w:t>
      </w:r>
      <w:r>
        <w:rPr>
          <w:rFonts w:hint="eastAsia"/>
        </w:rPr>
        <w:t>2016</w:t>
      </w:r>
      <w:r>
        <w:rPr>
          <w:rFonts w:hint="eastAsia"/>
        </w:rPr>
        <w:t>年宣布，要将此前发布单独补丁的形式调整为发布汇总的补丁。主要分为：“仅安全更新”和“月度汇总”两类，而最新的</w:t>
      </w:r>
      <w:r>
        <w:rPr>
          <w:rFonts w:hint="eastAsia"/>
        </w:rPr>
        <w:t>Windows 10</w:t>
      </w:r>
      <w:r>
        <w:rPr>
          <w:rFonts w:hint="eastAsia"/>
        </w:rPr>
        <w:t>系列系统，微软也仅提供汇总方式。</w:t>
      </w:r>
    </w:p>
    <w:p w14:paraId="7ADBB7FD" w14:textId="77777777" w:rsidR="001E00E5" w:rsidRDefault="00000000">
      <w:pPr>
        <w:spacing w:before="158" w:after="158"/>
      </w:pPr>
      <w:r>
        <w:rPr>
          <w:rFonts w:hint="eastAsia"/>
        </w:rPr>
        <w:t>Windows</w:t>
      </w:r>
      <w:r>
        <w:rPr>
          <w:rFonts w:hint="eastAsia"/>
        </w:rPr>
        <w:t>补丁的“仅安全更新”包含本月所有漏洞的单独补丁，“月度汇总”包含当月的“仅安全更新”和非安全类更新，以及上月的“月度汇总”。因此，用户始终只需一个最新的“月度汇总”补丁，就可以将系统以往的漏洞都修复。一般情况下，最新的月度更新汇总还需要依赖若干个前置更新。做了这个调整之后，微软</w:t>
      </w:r>
      <w:r>
        <w:rPr>
          <w:rFonts w:hint="eastAsia"/>
        </w:rPr>
        <w:t>2</w:t>
      </w:r>
      <w:r>
        <w:t>0</w:t>
      </w:r>
      <w:r>
        <w:rPr>
          <w:rFonts w:hint="eastAsia"/>
        </w:rPr>
        <w:t>17</w:t>
      </w:r>
      <w:r>
        <w:rPr>
          <w:rFonts w:hint="eastAsia"/>
        </w:rPr>
        <w:t>年产生的补丁数大大下降，如此，即可避免上述的诸多问题。</w:t>
      </w:r>
    </w:p>
    <w:p w14:paraId="5A2E5168" w14:textId="77777777" w:rsidR="001E00E5" w:rsidRDefault="00000000">
      <w:pPr>
        <w:spacing w:before="158" w:after="158"/>
        <w:rPr>
          <w:w w:val="105"/>
        </w:rPr>
      </w:pPr>
      <w:r>
        <w:rPr>
          <w:rFonts w:hint="eastAsia"/>
        </w:rPr>
        <w:lastRenderedPageBreak/>
        <w:t>每个补丁均经过人工验证，并且在补丁的依赖关系上增加了重启验证机制，保证了补丁安装的稳定性。即使终端无法连接互联网，也可依赖管理平台的离线补丁下载器将补丁文件导入到管理平台，后续终端即可正常下载安装补丁。</w:t>
      </w:r>
    </w:p>
    <w:p w14:paraId="3DF5DD38" w14:textId="77777777" w:rsidR="001E00E5" w:rsidRDefault="00000000">
      <w:pPr>
        <w:spacing w:before="158" w:after="158"/>
      </w:pPr>
      <w:r>
        <w:rPr>
          <w:rFonts w:hint="eastAsia"/>
        </w:rPr>
        <w:t>漏洞管理功能可对主机系统进行全面漏洞扫描，并对漏洞补丁进行一键修复或单个修复。补丁修复存在一定风险，需测试后再进行修复，以免对正常业务造成影响。</w:t>
      </w:r>
    </w:p>
    <w:p w14:paraId="1C349067" w14:textId="77777777" w:rsidR="001E00E5" w:rsidRDefault="00000000">
      <w:pPr>
        <w:spacing w:before="158" w:after="158"/>
      </w:pPr>
      <w:r>
        <w:rPr>
          <w:rFonts w:hint="eastAsia"/>
        </w:rPr>
        <w:t>根据中心和客户端主机是否可访问互联网的不同情况，漏洞补丁的获取方式如下。</w:t>
      </w:r>
    </w:p>
    <w:tbl>
      <w:tblPr>
        <w:tblStyle w:val="Table111"/>
        <w:tblW w:w="0" w:type="auto"/>
        <w:tblLook w:val="04A0" w:firstRow="1" w:lastRow="0" w:firstColumn="1" w:lastColumn="0" w:noHBand="0" w:noVBand="1"/>
      </w:tblPr>
      <w:tblGrid>
        <w:gridCol w:w="2687"/>
        <w:gridCol w:w="6935"/>
      </w:tblGrid>
      <w:tr w:rsidR="001E00E5" w14:paraId="22382076" w14:textId="77777777" w:rsidTr="001E00E5">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279477D7" w14:textId="77777777" w:rsidR="001E00E5" w:rsidRDefault="00000000">
            <w:pPr>
              <w:pStyle w:val="afffff3"/>
              <w:rPr>
                <w:b/>
              </w:rPr>
            </w:pPr>
            <w:r>
              <w:rPr>
                <w:rFonts w:hint="eastAsia"/>
                <w:b/>
              </w:rPr>
              <w:t>联网情况</w:t>
            </w:r>
          </w:p>
        </w:tc>
        <w:tc>
          <w:tcPr>
            <w:tcW w:w="6939" w:type="dxa"/>
            <w:vAlign w:val="center"/>
          </w:tcPr>
          <w:p w14:paraId="05C64455" w14:textId="77777777" w:rsidR="001E00E5" w:rsidRDefault="00000000">
            <w:pPr>
              <w:pStyle w:val="afffff3"/>
              <w:rPr>
                <w:b/>
              </w:rPr>
            </w:pPr>
            <w:r>
              <w:rPr>
                <w:rFonts w:hint="eastAsia"/>
                <w:b/>
              </w:rPr>
              <w:t>获取方式</w:t>
            </w:r>
          </w:p>
        </w:tc>
      </w:tr>
      <w:tr w:rsidR="001E00E5" w14:paraId="6D2DBED5" w14:textId="77777777" w:rsidTr="001E00E5">
        <w:tc>
          <w:tcPr>
            <w:tcW w:w="2689" w:type="dxa"/>
            <w:vAlign w:val="center"/>
          </w:tcPr>
          <w:p w14:paraId="5E420F74" w14:textId="77777777" w:rsidR="001E00E5" w:rsidRDefault="00000000">
            <w:pPr>
              <w:pStyle w:val="afffff3"/>
            </w:pPr>
            <w:r>
              <w:rPr>
                <w:rFonts w:hint="eastAsia"/>
              </w:rPr>
              <w:t>只有中心可访问互联网</w:t>
            </w:r>
          </w:p>
        </w:tc>
        <w:tc>
          <w:tcPr>
            <w:tcW w:w="6939" w:type="dxa"/>
            <w:vAlign w:val="center"/>
          </w:tcPr>
          <w:p w14:paraId="2757C503" w14:textId="77777777" w:rsidR="001E00E5" w:rsidRDefault="00000000">
            <w:pPr>
              <w:pStyle w:val="afffff3"/>
            </w:pPr>
            <w:r>
              <w:rPr>
                <w:rFonts w:hint="eastAsia"/>
              </w:rPr>
              <w:t>通过</w:t>
            </w:r>
            <w:r>
              <w:t>admin</w:t>
            </w:r>
            <w:r>
              <w:rPr>
                <w:rFonts w:hint="eastAsia"/>
              </w:rPr>
              <w:t>账户登录中心，在中心上收集补丁后推送给客户端主机进行修复。</w:t>
            </w:r>
          </w:p>
        </w:tc>
      </w:tr>
      <w:tr w:rsidR="001E00E5" w14:paraId="07EB5CFA" w14:textId="77777777" w:rsidTr="001E00E5">
        <w:tc>
          <w:tcPr>
            <w:tcW w:w="2689" w:type="dxa"/>
            <w:vAlign w:val="center"/>
          </w:tcPr>
          <w:p w14:paraId="0EFEDACE" w14:textId="77777777" w:rsidR="001E00E5" w:rsidRDefault="00000000">
            <w:pPr>
              <w:pStyle w:val="afffff3"/>
            </w:pPr>
            <w:r>
              <w:rPr>
                <w:rFonts w:hint="eastAsia"/>
              </w:rPr>
              <w:t>只有客户端可访问互联网</w:t>
            </w:r>
          </w:p>
        </w:tc>
        <w:tc>
          <w:tcPr>
            <w:tcW w:w="6939" w:type="dxa"/>
            <w:vAlign w:val="center"/>
          </w:tcPr>
          <w:p w14:paraId="621CDA30" w14:textId="77777777" w:rsidR="001E00E5" w:rsidRDefault="00000000">
            <w:pPr>
              <w:pStyle w:val="afffff3"/>
            </w:pPr>
            <w:r>
              <w:rPr>
                <w:rFonts w:hint="eastAsia"/>
              </w:rPr>
              <w:t>中心已下载过的补丁由中心推送给客户端主机进行修复；中心未下载过的由客户端主机下载进行修复。</w:t>
            </w:r>
          </w:p>
        </w:tc>
      </w:tr>
      <w:tr w:rsidR="001E00E5" w14:paraId="0E426BC3" w14:textId="77777777" w:rsidTr="001E00E5">
        <w:tc>
          <w:tcPr>
            <w:tcW w:w="2689" w:type="dxa"/>
            <w:vAlign w:val="center"/>
          </w:tcPr>
          <w:p w14:paraId="6B5A87C2" w14:textId="77777777" w:rsidR="001E00E5" w:rsidRDefault="00000000">
            <w:pPr>
              <w:pStyle w:val="afffff3"/>
            </w:pPr>
            <w:r>
              <w:rPr>
                <w:rFonts w:hint="eastAsia"/>
              </w:rPr>
              <w:t>中心和客户端都不可访问互联网</w:t>
            </w:r>
          </w:p>
        </w:tc>
        <w:tc>
          <w:tcPr>
            <w:tcW w:w="6939" w:type="dxa"/>
            <w:vAlign w:val="center"/>
          </w:tcPr>
          <w:p w14:paraId="0B170C60" w14:textId="77777777" w:rsidR="001E00E5" w:rsidRDefault="00000000">
            <w:pPr>
              <w:pStyle w:val="afffff3"/>
            </w:pPr>
            <w:r>
              <w:rPr>
                <w:rFonts w:hint="eastAsia"/>
              </w:rPr>
              <w:t>通过</w:t>
            </w:r>
            <w:r>
              <w:t>admin</w:t>
            </w:r>
            <w:r>
              <w:rPr>
                <w:rFonts w:hint="eastAsia"/>
              </w:rPr>
              <w:t>账户登录中心，离线上传补丁后，中心推送给客户端主机进行修复。</w:t>
            </w:r>
          </w:p>
        </w:tc>
      </w:tr>
      <w:tr w:rsidR="001E00E5" w14:paraId="5CC23583" w14:textId="77777777" w:rsidTr="001E00E5">
        <w:tc>
          <w:tcPr>
            <w:tcW w:w="2689" w:type="dxa"/>
            <w:vAlign w:val="center"/>
          </w:tcPr>
          <w:p w14:paraId="252CC3C0" w14:textId="77777777" w:rsidR="001E00E5" w:rsidRDefault="00000000">
            <w:pPr>
              <w:pStyle w:val="afffff3"/>
            </w:pPr>
            <w:r>
              <w:rPr>
                <w:rFonts w:hint="eastAsia"/>
              </w:rPr>
              <w:t>中心和客户端都可访问互联网</w:t>
            </w:r>
          </w:p>
        </w:tc>
        <w:tc>
          <w:tcPr>
            <w:tcW w:w="6939" w:type="dxa"/>
            <w:vAlign w:val="center"/>
          </w:tcPr>
          <w:p w14:paraId="415E6129" w14:textId="77777777" w:rsidR="001E00E5" w:rsidRDefault="00000000">
            <w:pPr>
              <w:pStyle w:val="afffff3"/>
            </w:pPr>
            <w:r>
              <w:rPr>
                <w:rFonts w:hint="eastAsia"/>
              </w:rPr>
              <w:t>中心已下载过的补丁由中心推送给客户端主机进行修复，中心未下载过的由客户端主机下载进行修复；或选择中心去收集补丁后推送给客户端主机进行修复。</w:t>
            </w:r>
          </w:p>
        </w:tc>
      </w:tr>
    </w:tbl>
    <w:p w14:paraId="218BD7B4" w14:textId="77777777" w:rsidR="001E00E5" w:rsidRDefault="00000000">
      <w:pPr>
        <w:pStyle w:val="2"/>
        <w:spacing w:before="158" w:after="158"/>
      </w:pPr>
      <w:bookmarkStart w:id="161" w:name="_Toc120091610"/>
      <w:bookmarkStart w:id="162" w:name="_Toc422061284"/>
      <w:bookmarkStart w:id="163" w:name="_Toc69834375"/>
      <w:bookmarkStart w:id="164" w:name="_Toc59204636"/>
      <w:bookmarkStart w:id="165" w:name="_Toc181005534"/>
      <w:r>
        <w:rPr>
          <w:rFonts w:hint="eastAsia"/>
        </w:rPr>
        <w:t>主机审计</w:t>
      </w:r>
      <w:bookmarkEnd w:id="161"/>
      <w:bookmarkEnd w:id="165"/>
    </w:p>
    <w:p w14:paraId="0CDEEA90" w14:textId="77777777" w:rsidR="001E00E5" w:rsidRDefault="00000000">
      <w:pPr>
        <w:pStyle w:val="3dbapp"/>
        <w:spacing w:before="158" w:after="158"/>
        <w:rPr>
          <w:bCs/>
          <w:lang w:bidi="ar"/>
        </w:rPr>
      </w:pPr>
      <w:bookmarkStart w:id="166" w:name="_Toc120091611"/>
      <w:bookmarkStart w:id="167" w:name="_Toc181005535"/>
      <w:r>
        <w:rPr>
          <w:rFonts w:hint="eastAsia"/>
          <w:bCs/>
          <w:lang w:bidi="ar"/>
        </w:rPr>
        <w:t>开关机审计</w:t>
      </w:r>
      <w:bookmarkEnd w:id="166"/>
      <w:bookmarkEnd w:id="167"/>
    </w:p>
    <w:p w14:paraId="5ED94571" w14:textId="77777777" w:rsidR="001E00E5" w:rsidRDefault="00000000">
      <w:pPr>
        <w:spacing w:before="158" w:after="158"/>
      </w:pPr>
      <w:r>
        <w:rPr>
          <w:rFonts w:hint="eastAsia"/>
          <w:lang w:bidi="ar"/>
        </w:rPr>
        <w:t>通过系统日志、系统事件监控实现，支持全时段、指定时间段对终端的开关机事件进行审计</w:t>
      </w:r>
      <w:r>
        <w:rPr>
          <w:rFonts w:hint="eastAsia"/>
          <w:lang w:eastAsia="zh-Hans" w:bidi="ar"/>
        </w:rPr>
        <w:t>。</w:t>
      </w:r>
    </w:p>
    <w:p w14:paraId="5049E38E" w14:textId="77777777" w:rsidR="001E00E5" w:rsidRDefault="00000000">
      <w:pPr>
        <w:pStyle w:val="3dbapp"/>
        <w:spacing w:before="158" w:after="158"/>
        <w:rPr>
          <w:bCs/>
        </w:rPr>
      </w:pPr>
      <w:bookmarkStart w:id="168" w:name="_Toc120091612"/>
      <w:bookmarkStart w:id="169" w:name="_Toc181005536"/>
      <w:r>
        <w:rPr>
          <w:rFonts w:hint="eastAsia"/>
          <w:bCs/>
        </w:rPr>
        <w:lastRenderedPageBreak/>
        <w:t>系统登录防护</w:t>
      </w:r>
      <w:bookmarkEnd w:id="168"/>
      <w:bookmarkEnd w:id="169"/>
    </w:p>
    <w:p w14:paraId="3DABA0D1" w14:textId="77777777" w:rsidR="001E00E5" w:rsidRDefault="00000000">
      <w:pPr>
        <w:spacing w:before="158" w:after="158"/>
        <w:rPr>
          <w:rFonts w:cs="Helvetica Neue"/>
        </w:rPr>
      </w:pPr>
      <w:r>
        <w:rPr>
          <w:rFonts w:hint="eastAsia"/>
        </w:rPr>
        <w:t>使用操作系统本身公开的安全登录插件机制实现系统登录防护功能，相较于传统的读取系统日志判断的方法，插件防护不会遗漏掉任何登录数据，更加安全。</w:t>
      </w:r>
    </w:p>
    <w:p w14:paraId="7C4550C8" w14:textId="35F9002B" w:rsidR="001E00E5" w:rsidRDefault="00000000">
      <w:pPr>
        <w:spacing w:before="158" w:after="158"/>
      </w:pPr>
      <w:r>
        <w:rPr>
          <w:rFonts w:hint="eastAsia"/>
        </w:rPr>
        <w:t>EDR</w:t>
      </w:r>
      <w:r>
        <w:rPr>
          <w:rFonts w:hint="eastAsia"/>
        </w:rPr>
        <w:t>对系统账户登录进行细粒度的精准访问控制，支持对访问来源（账户、远程</w:t>
      </w:r>
      <w:r>
        <w:t>IP</w:t>
      </w:r>
      <w:r>
        <w:rPr>
          <w:rFonts w:hint="eastAsia"/>
        </w:rPr>
        <w:t>或域名、远程计算机名）、访问时间进行配置，并能实时阻断非法登录。触发登录防护规则后，自动联动添加微隔离规则。</w:t>
      </w:r>
    </w:p>
    <w:p w14:paraId="0478D765" w14:textId="71A0C9C3" w:rsidR="00391580" w:rsidRPr="00391580" w:rsidRDefault="00391580">
      <w:pPr>
        <w:spacing w:before="158" w:after="158"/>
      </w:pPr>
      <w:r>
        <w:rPr>
          <w:rFonts w:hint="eastAsia"/>
        </w:rPr>
        <w:t>针对</w:t>
      </w:r>
      <w:r w:rsidRPr="00391580">
        <w:rPr>
          <w:rFonts w:hint="eastAsia"/>
        </w:rPr>
        <w:t>Windows</w:t>
      </w:r>
      <w:r w:rsidRPr="00391580">
        <w:rPr>
          <w:rFonts w:hint="eastAsia"/>
        </w:rPr>
        <w:t>系统新增支持远程登录二次认证</w:t>
      </w:r>
    </w:p>
    <w:p w14:paraId="0A390737" w14:textId="77777777" w:rsidR="001E00E5" w:rsidRDefault="00000000">
      <w:pPr>
        <w:pStyle w:val="3dbapp"/>
        <w:spacing w:before="158" w:after="158"/>
        <w:rPr>
          <w:bCs/>
        </w:rPr>
      </w:pPr>
      <w:bookmarkStart w:id="170" w:name="_Toc120091613"/>
      <w:bookmarkStart w:id="171" w:name="_Toc181005537"/>
      <w:r>
        <w:rPr>
          <w:rFonts w:hint="eastAsia"/>
          <w:bCs/>
        </w:rPr>
        <w:t>文件访问监控</w:t>
      </w:r>
      <w:bookmarkEnd w:id="170"/>
      <w:bookmarkEnd w:id="171"/>
    </w:p>
    <w:p w14:paraId="48D67483" w14:textId="77777777" w:rsidR="001E00E5" w:rsidRDefault="00000000">
      <w:pPr>
        <w:spacing w:before="158" w:after="158"/>
      </w:pPr>
      <w:r>
        <w:rPr>
          <w:rFonts w:hint="eastAsia"/>
        </w:rPr>
        <w:t>使用系统文件过滤驱动技术，可细粒度审计文件创建、删除、写入和重命名等操作。</w:t>
      </w:r>
    </w:p>
    <w:p w14:paraId="6640B3E2" w14:textId="77777777" w:rsidR="001E00E5" w:rsidRDefault="00000000">
      <w:pPr>
        <w:pStyle w:val="2"/>
        <w:spacing w:before="158" w:after="158"/>
      </w:pPr>
      <w:bookmarkStart w:id="172" w:name="_Toc120091614"/>
      <w:bookmarkStart w:id="173" w:name="_Toc181005538"/>
      <w:r>
        <w:rPr>
          <w:rFonts w:hint="eastAsia"/>
        </w:rPr>
        <w:t>风险评估</w:t>
      </w:r>
      <w:bookmarkEnd w:id="172"/>
      <w:bookmarkEnd w:id="173"/>
    </w:p>
    <w:p w14:paraId="5B41CD53" w14:textId="77777777" w:rsidR="001E00E5" w:rsidRDefault="00000000">
      <w:pPr>
        <w:pStyle w:val="3dbapp"/>
        <w:spacing w:before="158" w:after="158"/>
        <w:rPr>
          <w:lang w:eastAsia="zh-Hans"/>
        </w:rPr>
      </w:pPr>
      <w:bookmarkStart w:id="174" w:name="_Toc120091615"/>
      <w:bookmarkStart w:id="175" w:name="_Toc181005539"/>
      <w:r>
        <w:rPr>
          <w:rFonts w:hint="eastAsia"/>
        </w:rPr>
        <w:t>终端</w:t>
      </w:r>
      <w:r>
        <w:rPr>
          <w:rFonts w:hint="eastAsia"/>
          <w:lang w:eastAsia="zh-Hans"/>
        </w:rPr>
        <w:t>体检</w:t>
      </w:r>
      <w:bookmarkEnd w:id="174"/>
      <w:bookmarkEnd w:id="175"/>
    </w:p>
    <w:p w14:paraId="066EDC65" w14:textId="77777777" w:rsidR="001E00E5" w:rsidRDefault="00000000">
      <w:pPr>
        <w:spacing w:before="158" w:after="158"/>
        <w:rPr>
          <w:lang w:eastAsia="zh-Hans"/>
        </w:rPr>
      </w:pPr>
      <w:r>
        <w:rPr>
          <w:rFonts w:hint="eastAsia"/>
        </w:rPr>
        <w:t>可建立扫描任务，通过管理平台或者任意已部署客户端的主机扫描指定网段，发现网段中存在的主机信息。</w:t>
      </w:r>
    </w:p>
    <w:p w14:paraId="6609D01A" w14:textId="77777777" w:rsidR="001E00E5" w:rsidRDefault="00000000">
      <w:pPr>
        <w:spacing w:before="158" w:after="158"/>
        <w:rPr>
          <w:rFonts w:cs="Helvetica Neue"/>
          <w:b/>
          <w:bCs/>
        </w:rPr>
      </w:pPr>
      <w:r>
        <w:rPr>
          <w:rFonts w:hint="eastAsia"/>
          <w:b/>
          <w:bCs/>
        </w:rPr>
        <w:t>终端评估</w:t>
      </w:r>
    </w:p>
    <w:p w14:paraId="2181653E" w14:textId="77777777" w:rsidR="001E00E5" w:rsidRDefault="00000000">
      <w:pPr>
        <w:pStyle w:val="a"/>
        <w:numPr>
          <w:ilvl w:val="0"/>
          <w:numId w:val="0"/>
        </w:numPr>
        <w:spacing w:before="158" w:after="158"/>
        <w:rPr>
          <w:rFonts w:cs="Helvetica Neue"/>
        </w:rPr>
      </w:pPr>
      <w:r>
        <w:rPr>
          <w:rFonts w:hint="eastAsia"/>
        </w:rPr>
        <w:t>对终端的整体风险进行评估，并给出风险数值。满分为</w:t>
      </w:r>
      <w:r>
        <w:rPr>
          <w:rFonts w:cs="Times New Roman"/>
        </w:rPr>
        <w:t>100</w:t>
      </w:r>
      <w:r>
        <w:rPr>
          <w:rFonts w:hint="eastAsia"/>
        </w:rPr>
        <w:t>分</w:t>
      </w:r>
      <w:r>
        <w:rPr>
          <w:rStyle w:val="affffc"/>
          <w:rFonts w:ascii="Arial" w:eastAsia="宋体" w:hAnsi="Arial" w:cs="Arial" w:hint="eastAsia"/>
        </w:rPr>
        <w:t>，</w:t>
      </w:r>
      <w:r>
        <w:rPr>
          <w:rFonts w:hint="eastAsia"/>
        </w:rPr>
        <w:t>如果检测到风险项则进行相应扣分。</w:t>
      </w:r>
    </w:p>
    <w:p w14:paraId="7C15AF4C" w14:textId="77777777" w:rsidR="001E00E5" w:rsidRDefault="00000000">
      <w:pPr>
        <w:spacing w:before="158" w:after="158"/>
        <w:rPr>
          <w:rFonts w:cs="Helvetica Neue"/>
          <w:b/>
          <w:bCs/>
        </w:rPr>
      </w:pPr>
      <w:r>
        <w:rPr>
          <w:rFonts w:hint="eastAsia"/>
          <w:b/>
          <w:bCs/>
        </w:rPr>
        <w:t>勒索评估</w:t>
      </w:r>
    </w:p>
    <w:p w14:paraId="66F2E427" w14:textId="77777777" w:rsidR="001E00E5" w:rsidRDefault="00000000">
      <w:pPr>
        <w:pStyle w:val="a"/>
        <w:numPr>
          <w:ilvl w:val="0"/>
          <w:numId w:val="0"/>
        </w:numPr>
        <w:snapToGrid/>
        <w:spacing w:before="158" w:after="158"/>
      </w:pPr>
      <w:r>
        <w:rPr>
          <w:rFonts w:hint="eastAsia"/>
        </w:rPr>
        <w:t>检查系统中的弱口令、系统漏洞等易被勒索的风险项，并给出感染勒索病毒的概率。</w:t>
      </w:r>
    </w:p>
    <w:p w14:paraId="0F279B97" w14:textId="77777777" w:rsidR="001E00E5" w:rsidRDefault="00000000">
      <w:pPr>
        <w:spacing w:before="158" w:after="158"/>
        <w:rPr>
          <w:b/>
          <w:bCs/>
        </w:rPr>
      </w:pPr>
      <w:r>
        <w:rPr>
          <w:rFonts w:hint="eastAsia"/>
          <w:b/>
          <w:bCs/>
        </w:rPr>
        <w:t>弱口令评估</w:t>
      </w:r>
    </w:p>
    <w:p w14:paraId="7D88A726" w14:textId="77777777" w:rsidR="001E00E5" w:rsidRDefault="00000000">
      <w:pPr>
        <w:pStyle w:val="a"/>
        <w:numPr>
          <w:ilvl w:val="0"/>
          <w:numId w:val="0"/>
        </w:numPr>
        <w:snapToGrid/>
        <w:spacing w:before="158" w:after="158"/>
      </w:pPr>
      <w:r>
        <w:rPr>
          <w:rFonts w:hint="eastAsia"/>
        </w:rPr>
        <w:t>检查系统中存在的弱口令账号，并进行展示。</w:t>
      </w:r>
    </w:p>
    <w:p w14:paraId="7E815EF4" w14:textId="77777777" w:rsidR="001E00E5" w:rsidRDefault="00000000">
      <w:pPr>
        <w:pStyle w:val="3dbapp"/>
        <w:spacing w:before="158" w:after="158"/>
        <w:rPr>
          <w:lang w:eastAsia="zh-Hans"/>
        </w:rPr>
      </w:pPr>
      <w:bookmarkStart w:id="176" w:name="_Toc120091616"/>
      <w:bookmarkStart w:id="177" w:name="_Toc181005540"/>
      <w:r>
        <w:rPr>
          <w:rFonts w:hint="eastAsia"/>
          <w:lang w:eastAsia="zh-Hans"/>
        </w:rPr>
        <w:lastRenderedPageBreak/>
        <w:t>基线检查</w:t>
      </w:r>
      <w:bookmarkEnd w:id="176"/>
      <w:bookmarkEnd w:id="177"/>
    </w:p>
    <w:p w14:paraId="4424A41C" w14:textId="77777777" w:rsidR="001E00E5" w:rsidRDefault="00000000">
      <w:pPr>
        <w:spacing w:before="158" w:after="158"/>
        <w:rPr>
          <w:lang w:eastAsia="zh-Hans"/>
        </w:rPr>
      </w:pPr>
      <w:r>
        <w:rPr>
          <w:rFonts w:hint="eastAsia"/>
          <w:lang w:eastAsia="zh-Hans"/>
        </w:rPr>
        <w:t>支持操作系统层面的等保基线检查</w:t>
      </w:r>
      <w:r>
        <w:rPr>
          <w:lang w:eastAsia="zh-Hans"/>
        </w:rPr>
        <w:t>，</w:t>
      </w:r>
      <w:r>
        <w:rPr>
          <w:rFonts w:hint="eastAsia"/>
          <w:lang w:eastAsia="zh-Hans"/>
        </w:rPr>
        <w:t>用户可选择等保基线策略和执行时间</w:t>
      </w:r>
      <w:r>
        <w:rPr>
          <w:lang w:eastAsia="zh-Hans"/>
        </w:rPr>
        <w:t>，</w:t>
      </w:r>
      <w:r>
        <w:rPr>
          <w:rFonts w:hint="eastAsia"/>
          <w:lang w:eastAsia="zh-Hans"/>
        </w:rPr>
        <w:t>对单个</w:t>
      </w:r>
      <w:r>
        <w:rPr>
          <w:rFonts w:hint="eastAsia"/>
        </w:rPr>
        <w:t>终端</w:t>
      </w:r>
      <w:r>
        <w:rPr>
          <w:rFonts w:hint="eastAsia"/>
          <w:lang w:eastAsia="zh-Hans"/>
        </w:rPr>
        <w:t>或批量</w:t>
      </w:r>
      <w:r>
        <w:rPr>
          <w:rFonts w:hint="eastAsia"/>
        </w:rPr>
        <w:t>终端</w:t>
      </w:r>
      <w:r>
        <w:rPr>
          <w:rFonts w:hint="eastAsia"/>
          <w:lang w:eastAsia="zh-Hans"/>
        </w:rPr>
        <w:t>执行检查任务</w:t>
      </w:r>
      <w:r>
        <w:rPr>
          <w:lang w:eastAsia="zh-Hans"/>
        </w:rPr>
        <w:t>。</w:t>
      </w:r>
      <w:r>
        <w:rPr>
          <w:rFonts w:hint="eastAsia"/>
          <w:lang w:eastAsia="zh-Hans"/>
        </w:rPr>
        <w:t>支持查看单个任务的基线检查结果</w:t>
      </w:r>
      <w:r>
        <w:rPr>
          <w:lang w:eastAsia="zh-Hans"/>
        </w:rPr>
        <w:t>，</w:t>
      </w:r>
      <w:r>
        <w:rPr>
          <w:rFonts w:hint="eastAsia"/>
          <w:lang w:eastAsia="zh-Hans"/>
        </w:rPr>
        <w:t>查看</w:t>
      </w:r>
      <w:r>
        <w:rPr>
          <w:rFonts w:hint="eastAsia"/>
        </w:rPr>
        <w:t>影响的终端</w:t>
      </w:r>
      <w:r>
        <w:rPr>
          <w:rFonts w:hint="eastAsia"/>
          <w:lang w:eastAsia="zh-Hans"/>
        </w:rPr>
        <w:t>名称</w:t>
      </w:r>
      <w:r>
        <w:rPr>
          <w:lang w:eastAsia="zh-Hans"/>
        </w:rPr>
        <w:t>，</w:t>
      </w:r>
      <w:r>
        <w:rPr>
          <w:rFonts w:hint="eastAsia"/>
        </w:rPr>
        <w:t>终端</w:t>
      </w:r>
      <w:r>
        <w:rPr>
          <w:lang w:eastAsia="zh-Hans"/>
        </w:rPr>
        <w:t>IP</w:t>
      </w:r>
      <w:r>
        <w:rPr>
          <w:rFonts w:hint="eastAsia"/>
          <w:lang w:eastAsia="zh-Hans"/>
        </w:rPr>
        <w:t>并进行操作</w:t>
      </w:r>
      <w:r>
        <w:rPr>
          <w:lang w:eastAsia="zh-Hans"/>
        </w:rPr>
        <w:t>。</w:t>
      </w:r>
    </w:p>
    <w:p w14:paraId="4CB8AE8C" w14:textId="77777777" w:rsidR="001E00E5" w:rsidRDefault="00000000">
      <w:pPr>
        <w:pStyle w:val="3dbapp"/>
        <w:spacing w:before="158" w:after="158"/>
      </w:pPr>
      <w:bookmarkStart w:id="178" w:name="_Toc69834390"/>
      <w:bookmarkStart w:id="179" w:name="_Toc120091617"/>
      <w:bookmarkStart w:id="180" w:name="_Toc59204647"/>
      <w:bookmarkStart w:id="181" w:name="_Toc712173666"/>
      <w:bookmarkStart w:id="182" w:name="_Toc181005541"/>
      <w:r>
        <w:rPr>
          <w:rFonts w:hint="eastAsia"/>
        </w:rPr>
        <w:t>定期巡检</w:t>
      </w:r>
      <w:bookmarkEnd w:id="178"/>
      <w:bookmarkEnd w:id="179"/>
      <w:bookmarkEnd w:id="180"/>
      <w:bookmarkEnd w:id="181"/>
      <w:bookmarkEnd w:id="182"/>
    </w:p>
    <w:p w14:paraId="640D0BAC" w14:textId="77777777" w:rsidR="001E00E5" w:rsidRDefault="00000000">
      <w:pPr>
        <w:spacing w:before="158" w:after="158"/>
      </w:pPr>
      <w:r>
        <w:rPr>
          <w:rFonts w:hint="eastAsia"/>
        </w:rPr>
        <w:t>设置需要定期批量执行的检测任务，内容包括任务名称、执行巡检的内容、要巡检的终端、执行周期和巡检备注。</w:t>
      </w:r>
    </w:p>
    <w:p w14:paraId="6385A504" w14:textId="164BAFDB" w:rsidR="00E74976" w:rsidRDefault="00391580" w:rsidP="00E74976">
      <w:pPr>
        <w:pStyle w:val="3dbapp"/>
        <w:spacing w:before="158" w:after="158"/>
      </w:pPr>
      <w:bookmarkStart w:id="183" w:name="_Toc181005542"/>
      <w:r>
        <w:rPr>
          <w:rFonts w:hint="eastAsia"/>
        </w:rPr>
        <w:t>风险账户及</w:t>
      </w:r>
      <w:r w:rsidR="00E74976">
        <w:rPr>
          <w:rFonts w:hint="eastAsia"/>
        </w:rPr>
        <w:t>弱口令检测</w:t>
      </w:r>
      <w:bookmarkEnd w:id="183"/>
    </w:p>
    <w:p w14:paraId="5A865DDE" w14:textId="1D7DB5B7" w:rsidR="00860B93" w:rsidRDefault="00E74976">
      <w:pPr>
        <w:spacing w:before="158" w:after="158"/>
      </w:pPr>
      <w:r>
        <w:rPr>
          <w:rFonts w:hint="eastAsia"/>
        </w:rPr>
        <w:t>支持针对系统</w:t>
      </w:r>
      <w:r w:rsidR="00391580">
        <w:rPr>
          <w:rFonts w:hint="eastAsia"/>
        </w:rPr>
        <w:t>账户（</w:t>
      </w:r>
      <w:r>
        <w:rPr>
          <w:rFonts w:hint="eastAsia"/>
        </w:rPr>
        <w:t>包括</w:t>
      </w:r>
      <w:r>
        <w:rPr>
          <w:rFonts w:hint="eastAsia"/>
        </w:rPr>
        <w:t xml:space="preserve"> SSH</w:t>
      </w:r>
      <w:r>
        <w:rPr>
          <w:rFonts w:hint="eastAsia"/>
        </w:rPr>
        <w:t>、</w:t>
      </w:r>
      <w:r>
        <w:rPr>
          <w:rFonts w:hint="eastAsia"/>
        </w:rPr>
        <w:t>SMB</w:t>
      </w:r>
      <w:r>
        <w:rPr>
          <w:rFonts w:hint="eastAsia"/>
        </w:rPr>
        <w:t>、</w:t>
      </w:r>
      <w:r>
        <w:rPr>
          <w:rFonts w:hint="eastAsia"/>
        </w:rPr>
        <w:t>RDP</w:t>
      </w:r>
      <w:r w:rsidR="00391580">
        <w:rPr>
          <w:rFonts w:hint="eastAsia"/>
        </w:rPr>
        <w:t>）弱口令及风险账户进行检查（风险账户包括隐藏账户、克隆账户、高权限账户、默认启用账户、长期未更换密码账户、长期未登录账户）以及应用账户（</w:t>
      </w:r>
      <w:r w:rsidR="00391580">
        <w:t>rlogin</w:t>
      </w:r>
      <w:r w:rsidR="00391580">
        <w:rPr>
          <w:rFonts w:hint="eastAsia"/>
        </w:rPr>
        <w:t>、</w:t>
      </w:r>
      <w:proofErr w:type="spellStart"/>
      <w:r w:rsidR="00391580">
        <w:t>rdp</w:t>
      </w:r>
      <w:proofErr w:type="spellEnd"/>
      <w:r w:rsidR="00391580">
        <w:rPr>
          <w:rFonts w:hint="eastAsia"/>
        </w:rPr>
        <w:t>、</w:t>
      </w:r>
      <w:r w:rsidR="00391580">
        <w:t>db2</w:t>
      </w:r>
      <w:r w:rsidR="00391580">
        <w:rPr>
          <w:rFonts w:hint="eastAsia"/>
        </w:rPr>
        <w:t>、</w:t>
      </w:r>
      <w:proofErr w:type="spellStart"/>
      <w:r w:rsidR="00391580">
        <w:t>mssql</w:t>
      </w:r>
      <w:proofErr w:type="spellEnd"/>
      <w:r w:rsidR="00391580">
        <w:rPr>
          <w:rFonts w:hint="eastAsia"/>
        </w:rPr>
        <w:t>、</w:t>
      </w:r>
      <w:proofErr w:type="spellStart"/>
      <w:r w:rsidR="00391580">
        <w:t>mysql</w:t>
      </w:r>
      <w:proofErr w:type="spellEnd"/>
      <w:r w:rsidR="00391580">
        <w:rPr>
          <w:rFonts w:hint="eastAsia"/>
        </w:rPr>
        <w:t>、</w:t>
      </w:r>
      <w:proofErr w:type="spellStart"/>
      <w:r w:rsidR="00391580">
        <w:t>sybase</w:t>
      </w:r>
      <w:proofErr w:type="spellEnd"/>
      <w:r w:rsidR="00391580">
        <w:rPr>
          <w:rFonts w:hint="eastAsia"/>
        </w:rPr>
        <w:t>、</w:t>
      </w:r>
      <w:proofErr w:type="spellStart"/>
      <w:r w:rsidR="00391580">
        <w:t>mongodb</w:t>
      </w:r>
      <w:proofErr w:type="spellEnd"/>
      <w:r w:rsidR="00391580">
        <w:rPr>
          <w:rFonts w:hint="eastAsia"/>
        </w:rPr>
        <w:t>、</w:t>
      </w:r>
      <w:proofErr w:type="spellStart"/>
      <w:r w:rsidR="00391580">
        <w:t>redis</w:t>
      </w:r>
      <w:proofErr w:type="spellEnd"/>
      <w:r w:rsidR="00391580">
        <w:rPr>
          <w:rFonts w:hint="eastAsia"/>
        </w:rPr>
        <w:t>、</w:t>
      </w:r>
      <w:proofErr w:type="spellStart"/>
      <w:r w:rsidR="00391580">
        <w:t>weblogic</w:t>
      </w:r>
      <w:proofErr w:type="spellEnd"/>
      <w:r w:rsidR="00391580">
        <w:rPr>
          <w:rFonts w:hint="eastAsia"/>
        </w:rPr>
        <w:t>、</w:t>
      </w:r>
      <w:proofErr w:type="spellStart"/>
      <w:r w:rsidR="00391580">
        <w:t>svn</w:t>
      </w:r>
      <w:proofErr w:type="spellEnd"/>
      <w:r w:rsidR="00391580">
        <w:rPr>
          <w:rFonts w:hint="eastAsia"/>
        </w:rPr>
        <w:t>、</w:t>
      </w:r>
      <w:proofErr w:type="spellStart"/>
      <w:r w:rsidR="00391580">
        <w:t>rsync</w:t>
      </w:r>
      <w:proofErr w:type="spellEnd"/>
      <w:r w:rsidR="00391580">
        <w:rPr>
          <w:rFonts w:hint="eastAsia"/>
        </w:rPr>
        <w:t>、</w:t>
      </w:r>
      <w:r w:rsidR="00391580">
        <w:t>telnet</w:t>
      </w:r>
      <w:r w:rsidR="00391580">
        <w:rPr>
          <w:rFonts w:hint="eastAsia"/>
        </w:rPr>
        <w:t>、</w:t>
      </w:r>
      <w:r w:rsidR="00391580">
        <w:t>ftp</w:t>
      </w:r>
      <w:r w:rsidR="00391580">
        <w:rPr>
          <w:rFonts w:hint="eastAsia"/>
        </w:rPr>
        <w:t>、</w:t>
      </w:r>
      <w:proofErr w:type="spellStart"/>
      <w:r w:rsidR="00391580">
        <w:t>snmp</w:t>
      </w:r>
      <w:proofErr w:type="spellEnd"/>
      <w:r w:rsidR="00391580">
        <w:rPr>
          <w:rFonts w:hint="eastAsia"/>
        </w:rPr>
        <w:t>、</w:t>
      </w:r>
      <w:proofErr w:type="spellStart"/>
      <w:r w:rsidR="00391580">
        <w:t>imap</w:t>
      </w:r>
      <w:proofErr w:type="spellEnd"/>
      <w:r w:rsidR="00391580">
        <w:rPr>
          <w:rFonts w:hint="eastAsia"/>
        </w:rPr>
        <w:t>、</w:t>
      </w:r>
      <w:r w:rsidR="00391580">
        <w:t>pop3</w:t>
      </w:r>
      <w:r w:rsidR="00391580">
        <w:rPr>
          <w:rFonts w:hint="eastAsia"/>
        </w:rPr>
        <w:t>、</w:t>
      </w:r>
      <w:r w:rsidR="00391580">
        <w:t>smtp</w:t>
      </w:r>
      <w:r w:rsidR="00391580">
        <w:rPr>
          <w:rFonts w:hint="eastAsia"/>
        </w:rPr>
        <w:t>、</w:t>
      </w:r>
      <w:r w:rsidR="00391580">
        <w:t>tomcat</w:t>
      </w:r>
      <w:r w:rsidR="00391580">
        <w:rPr>
          <w:rFonts w:hint="eastAsia"/>
        </w:rPr>
        <w:t>）弱口令进行检测，其中系统账户弱口基于</w:t>
      </w:r>
      <w:r w:rsidR="00391580">
        <w:rPr>
          <w:rFonts w:hint="eastAsia"/>
        </w:rPr>
        <w:t xml:space="preserve"> hash</w:t>
      </w:r>
      <w:r w:rsidR="00391580">
        <w:rPr>
          <w:rFonts w:hint="eastAsia"/>
        </w:rPr>
        <w:t>碰撞方式进行检测、应用弱口令基于模拟登陆的方式进行检测；</w:t>
      </w:r>
    </w:p>
    <w:p w14:paraId="76885FE0" w14:textId="7D37AFF6" w:rsidR="000D383E" w:rsidRPr="000D383E" w:rsidRDefault="008D3AB2" w:rsidP="000D383E">
      <w:pPr>
        <w:pStyle w:val="2"/>
        <w:spacing w:before="158" w:after="158"/>
      </w:pPr>
      <w:bookmarkStart w:id="184" w:name="_Toc181005543"/>
      <w:r>
        <w:rPr>
          <w:rFonts w:hint="eastAsia"/>
        </w:rPr>
        <w:t>风险告警</w:t>
      </w:r>
      <w:r w:rsidR="005126DA">
        <w:rPr>
          <w:rFonts w:hint="eastAsia"/>
        </w:rPr>
        <w:t>及风险资产</w:t>
      </w:r>
      <w:bookmarkEnd w:id="184"/>
    </w:p>
    <w:p w14:paraId="32921DD6" w14:textId="018D69E2" w:rsidR="008D3AB2" w:rsidRDefault="008D3AB2">
      <w:pPr>
        <w:pStyle w:val="3dbapp"/>
        <w:spacing w:before="158" w:after="158"/>
      </w:pPr>
      <w:bookmarkStart w:id="185" w:name="_Toc120091619"/>
      <w:bookmarkStart w:id="186" w:name="_Toc181005544"/>
      <w:r>
        <w:rPr>
          <w:rFonts w:hint="eastAsia"/>
        </w:rPr>
        <w:t>风险告警聚合</w:t>
      </w:r>
      <w:bookmarkEnd w:id="186"/>
    </w:p>
    <w:p w14:paraId="60022DE8" w14:textId="2D75CC42" w:rsidR="008D3AB2" w:rsidRDefault="008D3AB2" w:rsidP="00A86830">
      <w:pPr>
        <w:pStyle w:val="afffff3"/>
        <w:spacing w:before="120" w:after="120"/>
      </w:pPr>
      <w:r w:rsidRPr="00892833">
        <w:rPr>
          <w:rFonts w:hint="eastAsia"/>
        </w:rPr>
        <w:t>支持基于告警类型、时间、攻击者、受害者、威胁实体等因子对告警进行聚合展示</w:t>
      </w:r>
      <w:r w:rsidR="005E6916">
        <w:rPr>
          <w:rFonts w:hint="eastAsia"/>
        </w:rPr>
        <w:t>，</w:t>
      </w:r>
      <w:r w:rsidR="00071024">
        <w:rPr>
          <w:rFonts w:hint="eastAsia"/>
        </w:rPr>
        <w:t>更清晰的还原攻击原貌，降低告警研判难度、提高研判效率；</w:t>
      </w:r>
    </w:p>
    <w:p w14:paraId="67933DAF" w14:textId="1D04BD88" w:rsidR="00747E32" w:rsidRDefault="00747E32" w:rsidP="00747E32">
      <w:pPr>
        <w:pStyle w:val="3dbapp"/>
        <w:spacing w:before="158" w:after="158"/>
      </w:pPr>
      <w:bookmarkStart w:id="187" w:name="_Toc181005545"/>
      <w:r>
        <w:rPr>
          <w:rFonts w:hint="eastAsia"/>
        </w:rPr>
        <w:t>风险告警查询</w:t>
      </w:r>
      <w:bookmarkEnd w:id="187"/>
    </w:p>
    <w:p w14:paraId="05213FA5" w14:textId="61796E9E" w:rsidR="00747E32" w:rsidRDefault="00747E32" w:rsidP="008D3AB2">
      <w:pPr>
        <w:spacing w:before="158" w:after="158"/>
      </w:pPr>
      <w:r>
        <w:rPr>
          <w:rFonts w:hint="eastAsia"/>
        </w:rPr>
        <w:t>支持基于</w:t>
      </w:r>
      <w:r>
        <w:rPr>
          <w:rFonts w:hint="eastAsia"/>
        </w:rPr>
        <w:t xml:space="preserve"> </w:t>
      </w:r>
      <w:proofErr w:type="spellStart"/>
      <w:r>
        <w:rPr>
          <w:rFonts w:hint="eastAsia"/>
        </w:rPr>
        <w:t>AiQL</w:t>
      </w:r>
      <w:proofErr w:type="spellEnd"/>
      <w:r w:rsidR="00A86830">
        <w:rPr>
          <w:rFonts w:hint="eastAsia"/>
        </w:rPr>
        <w:t>查询语言，</w:t>
      </w:r>
      <w:r w:rsidR="00A86830">
        <w:rPr>
          <w:rFonts w:ascii="-apple-system" w:hAnsi="-apple-system"/>
          <w:color w:val="060607"/>
          <w:spacing w:val="4"/>
          <w:szCs w:val="21"/>
          <w:shd w:val="clear" w:color="auto" w:fill="FFFFFF"/>
        </w:rPr>
        <w:t>在面对复杂攻击时进行有效的</w:t>
      </w:r>
      <w:r w:rsidR="00A86830">
        <w:rPr>
          <w:rFonts w:ascii="-apple-system" w:hAnsi="-apple-system" w:hint="eastAsia"/>
          <w:color w:val="060607"/>
          <w:spacing w:val="4"/>
          <w:szCs w:val="21"/>
          <w:shd w:val="clear" w:color="auto" w:fill="FFFFFF"/>
        </w:rPr>
        <w:t>可视化数</w:t>
      </w:r>
      <w:r w:rsidR="00A86830">
        <w:rPr>
          <w:rFonts w:ascii="-apple-system" w:hAnsi="-apple-system"/>
          <w:color w:val="060607"/>
          <w:spacing w:val="4"/>
          <w:szCs w:val="21"/>
          <w:shd w:val="clear" w:color="auto" w:fill="FFFFFF"/>
        </w:rPr>
        <w:t>据查询和</w:t>
      </w:r>
      <w:r w:rsidR="00A86830">
        <w:rPr>
          <w:rFonts w:ascii="-apple-system" w:hAnsi="-apple-system" w:hint="eastAsia"/>
          <w:color w:val="060607"/>
          <w:spacing w:val="4"/>
          <w:szCs w:val="21"/>
          <w:shd w:val="clear" w:color="auto" w:fill="FFFFFF"/>
        </w:rPr>
        <w:t>场景化</w:t>
      </w:r>
      <w:r w:rsidR="00A86830">
        <w:rPr>
          <w:rFonts w:ascii="-apple-system" w:hAnsi="-apple-system"/>
          <w:color w:val="060607"/>
          <w:spacing w:val="4"/>
          <w:szCs w:val="21"/>
          <w:shd w:val="clear" w:color="auto" w:fill="FFFFFF"/>
        </w:rPr>
        <w:t>分析</w:t>
      </w:r>
      <w:r w:rsidR="00A86830">
        <w:rPr>
          <w:rFonts w:hint="eastAsia"/>
        </w:rPr>
        <w:t>，查询维度包括：</w:t>
      </w:r>
      <w:r w:rsidR="00A86830">
        <w:rPr>
          <w:rFonts w:hint="eastAsia"/>
        </w:rPr>
        <w:lastRenderedPageBreak/>
        <w:t>文件信息、网络五元组信息、设备信息、时间、威胁实体信息等，并支持针对查询模型进行保存；</w:t>
      </w:r>
    </w:p>
    <w:p w14:paraId="64DFF424" w14:textId="36BF0894" w:rsidR="00627C52" w:rsidRDefault="00627C52" w:rsidP="00627C52">
      <w:pPr>
        <w:pStyle w:val="3dbapp"/>
        <w:spacing w:before="158" w:after="158"/>
      </w:pPr>
      <w:bookmarkStart w:id="188" w:name="_Toc181005546"/>
      <w:r>
        <w:rPr>
          <w:rFonts w:hint="eastAsia"/>
        </w:rPr>
        <w:t>威胁实体提取</w:t>
      </w:r>
      <w:bookmarkEnd w:id="188"/>
    </w:p>
    <w:p w14:paraId="088A8018" w14:textId="79544EBF" w:rsidR="00627C52" w:rsidRDefault="00627C52" w:rsidP="00627C52">
      <w:pPr>
        <w:spacing w:before="158" w:after="158"/>
      </w:pPr>
      <w:r>
        <w:rPr>
          <w:rFonts w:hint="eastAsia"/>
        </w:rPr>
        <w:t>智能提取未处置告警中涉及的威胁实体，包括进程、文件、域名、</w:t>
      </w:r>
      <w:r>
        <w:rPr>
          <w:rFonts w:hint="eastAsia"/>
        </w:rPr>
        <w:t xml:space="preserve">IP </w:t>
      </w:r>
      <w:r>
        <w:rPr>
          <w:rFonts w:hint="eastAsia"/>
        </w:rPr>
        <w:t>等</w:t>
      </w:r>
      <w:r>
        <w:rPr>
          <w:rFonts w:hint="eastAsia"/>
        </w:rPr>
        <w:t>IoC</w:t>
      </w:r>
      <w:r>
        <w:t>,</w:t>
      </w:r>
      <w:r>
        <w:rPr>
          <w:rFonts w:hint="eastAsia"/>
        </w:rPr>
        <w:t xml:space="preserve"> </w:t>
      </w:r>
      <w:r>
        <w:rPr>
          <w:rFonts w:hint="eastAsia"/>
        </w:rPr>
        <w:t>并且联动响应处置能力进行高效阻断；</w:t>
      </w:r>
    </w:p>
    <w:p w14:paraId="76A29823" w14:textId="732BF4F9" w:rsidR="00AB5FB4" w:rsidRDefault="00AB5FB4" w:rsidP="00AB5FB4">
      <w:pPr>
        <w:pStyle w:val="3dbapp"/>
        <w:spacing w:before="158" w:after="158"/>
      </w:pPr>
      <w:bookmarkStart w:id="189" w:name="_Toc181005547"/>
      <w:r>
        <w:rPr>
          <w:rFonts w:hint="eastAsia"/>
        </w:rPr>
        <w:t>智能识别攻击阶段</w:t>
      </w:r>
      <w:bookmarkEnd w:id="189"/>
    </w:p>
    <w:p w14:paraId="56116844" w14:textId="63312A91" w:rsidR="00AB5FB4" w:rsidRPr="00627C52" w:rsidRDefault="00AB5FB4" w:rsidP="00627C52">
      <w:pPr>
        <w:spacing w:before="158" w:after="158"/>
      </w:pPr>
      <w:r>
        <w:rPr>
          <w:rFonts w:hint="eastAsia"/>
        </w:rPr>
        <w:t>基于当前现存风险告警，智能识别主机所处的攻击阶段，包括：</w:t>
      </w:r>
      <w:r w:rsidRPr="00232531">
        <w:rPr>
          <w:rFonts w:hint="eastAsia"/>
        </w:rPr>
        <w:t>遭受外部攻击、投递恶意文件、与远控建立连接、横向渗透、对外发起攻击</w:t>
      </w:r>
      <w:r>
        <w:rPr>
          <w:rFonts w:hint="eastAsia"/>
        </w:rPr>
        <w:t>；</w:t>
      </w:r>
    </w:p>
    <w:p w14:paraId="5C52FFA1" w14:textId="2A8F72C9" w:rsidR="001E00E5" w:rsidRDefault="008D3AB2">
      <w:pPr>
        <w:pStyle w:val="3dbapp"/>
        <w:spacing w:before="158" w:after="158"/>
      </w:pPr>
      <w:bookmarkStart w:id="190" w:name="_Toc181005548"/>
      <w:r>
        <w:rPr>
          <w:rFonts w:hint="eastAsia"/>
        </w:rPr>
        <w:t>攻击检测</w:t>
      </w:r>
      <w:bookmarkEnd w:id="185"/>
      <w:bookmarkEnd w:id="190"/>
    </w:p>
    <w:p w14:paraId="7725B680" w14:textId="77777777" w:rsidR="001E00E5" w:rsidRDefault="00000000">
      <w:pPr>
        <w:spacing w:before="158" w:after="158"/>
        <w:rPr>
          <w:lang w:bidi="ar"/>
        </w:rPr>
      </w:pPr>
      <w:r>
        <w:rPr>
          <w:lang w:bidi="ar"/>
        </w:rPr>
        <w:t>根据</w:t>
      </w:r>
      <w:r>
        <w:rPr>
          <w:lang w:bidi="ar"/>
        </w:rPr>
        <w:t>ATT&amp;CK</w:t>
      </w:r>
      <w:r>
        <w:rPr>
          <w:lang w:bidi="ar"/>
        </w:rPr>
        <w:t>理论，对攻防对抗的各个阶段进行防护，实现攻防对抗</w:t>
      </w:r>
      <w:r>
        <w:rPr>
          <w:lang w:bidi="ar"/>
        </w:rPr>
        <w:t>360</w:t>
      </w:r>
      <w:r>
        <w:rPr>
          <w:lang w:bidi="ar"/>
        </w:rPr>
        <w:t>度防御。</w:t>
      </w:r>
    </w:p>
    <w:p w14:paraId="7CD745BB" w14:textId="77777777" w:rsidR="001E00E5" w:rsidRDefault="00000000">
      <w:pPr>
        <w:pStyle w:val="4dbapp"/>
        <w:spacing w:before="158" w:after="158"/>
      </w:pPr>
      <w:r>
        <w:rPr>
          <w:rFonts w:hint="eastAsia"/>
        </w:rPr>
        <w:t>初始访问</w:t>
      </w:r>
    </w:p>
    <w:p w14:paraId="699B133D" w14:textId="77777777" w:rsidR="001E00E5" w:rsidRDefault="00000000">
      <w:pPr>
        <w:spacing w:before="158" w:after="158"/>
      </w:pPr>
      <w:r>
        <w:rPr>
          <w:rFonts w:hint="eastAsia"/>
        </w:rPr>
        <w:t>检测攻击者试图进入内部网络的行为，并对高风险行为进行阻断。</w:t>
      </w:r>
    </w:p>
    <w:p w14:paraId="7D3DF22F" w14:textId="77777777" w:rsidR="001E00E5" w:rsidRDefault="00000000">
      <w:pPr>
        <w:spacing w:before="158" w:after="158"/>
      </w:pPr>
      <w:r>
        <w:rPr>
          <w:rFonts w:hint="eastAsia"/>
        </w:rPr>
        <w:t>初始访问技术包括外部远程服务、利用面向公众的</w:t>
      </w:r>
      <w:r>
        <w:t>服务弱点</w:t>
      </w:r>
      <w:r>
        <w:rPr>
          <w:rFonts w:hint="eastAsia"/>
        </w:rPr>
        <w:t>、利用有效账户等</w:t>
      </w:r>
      <w:r>
        <w:t>。</w:t>
      </w:r>
    </w:p>
    <w:p w14:paraId="4C80EBE9" w14:textId="77777777" w:rsidR="001E00E5" w:rsidRDefault="00000000">
      <w:pPr>
        <w:pStyle w:val="4dbapp"/>
        <w:spacing w:before="158" w:after="158"/>
      </w:pPr>
      <w:r>
        <w:rPr>
          <w:rFonts w:hint="eastAsia"/>
        </w:rPr>
        <w:t>执行</w:t>
      </w:r>
    </w:p>
    <w:p w14:paraId="08E726C9" w14:textId="77777777" w:rsidR="001E00E5" w:rsidRDefault="00000000">
      <w:pPr>
        <w:spacing w:before="158" w:after="158"/>
      </w:pPr>
      <w:r>
        <w:rPr>
          <w:rFonts w:hint="eastAsia"/>
        </w:rPr>
        <w:t>检测攻击者运行恶意代码的行为，并对高风险行为进行阻断。</w:t>
      </w:r>
    </w:p>
    <w:p w14:paraId="26C79808" w14:textId="77777777" w:rsidR="001E00E5" w:rsidRDefault="00000000">
      <w:pPr>
        <w:spacing w:before="158" w:after="158"/>
      </w:pPr>
      <w:r>
        <w:t>执行包含攻击者在本地或远程系统上运行</w:t>
      </w:r>
      <w:r>
        <w:rPr>
          <w:rFonts w:hint="eastAsia"/>
        </w:rPr>
        <w:t>恶意代码</w:t>
      </w:r>
      <w:r>
        <w:t>的技术</w:t>
      </w:r>
      <w:r>
        <w:rPr>
          <w:rFonts w:hint="eastAsia"/>
        </w:rPr>
        <w:t>，如利用</w:t>
      </w:r>
      <w:r>
        <w:rPr>
          <w:rFonts w:hint="eastAsia"/>
        </w:rPr>
        <w:t>PowerShell</w:t>
      </w:r>
      <w:r>
        <w:rPr>
          <w:rFonts w:hint="eastAsia"/>
        </w:rPr>
        <w:t>、</w:t>
      </w:r>
      <w:r>
        <w:rPr>
          <w:rFonts w:hint="eastAsia"/>
        </w:rPr>
        <w:t>JavaScript</w:t>
      </w:r>
      <w:r>
        <w:rPr>
          <w:rFonts w:hint="eastAsia"/>
        </w:rPr>
        <w:t>、</w:t>
      </w:r>
      <w:r>
        <w:rPr>
          <w:rFonts w:hint="eastAsia"/>
        </w:rPr>
        <w:t>Unix</w:t>
      </w:r>
      <w:r>
        <w:t xml:space="preserve"> </w:t>
      </w:r>
      <w:r>
        <w:rPr>
          <w:rFonts w:hint="eastAsia"/>
        </w:rPr>
        <w:t>Shell</w:t>
      </w:r>
      <w:r>
        <w:rPr>
          <w:rFonts w:hint="eastAsia"/>
        </w:rPr>
        <w:t>、</w:t>
      </w:r>
      <w:r>
        <w:rPr>
          <w:rFonts w:hint="eastAsia"/>
        </w:rPr>
        <w:t>CMD</w:t>
      </w:r>
      <w:r>
        <w:rPr>
          <w:rFonts w:hint="eastAsia"/>
        </w:rPr>
        <w:t>、</w:t>
      </w:r>
      <w:r>
        <w:rPr>
          <w:rFonts w:hint="eastAsia"/>
        </w:rPr>
        <w:t>VB</w:t>
      </w:r>
      <w:r>
        <w:rPr>
          <w:rFonts w:hint="eastAsia"/>
        </w:rPr>
        <w:t>、计划任务、系统服务、软件开发工具、</w:t>
      </w:r>
      <w:r>
        <w:rPr>
          <w:rFonts w:hint="eastAsia"/>
        </w:rPr>
        <w:t>WMI</w:t>
      </w:r>
      <w:r>
        <w:rPr>
          <w:rFonts w:hint="eastAsia"/>
        </w:rPr>
        <w:t>等执行恶意代码</w:t>
      </w:r>
      <w:r>
        <w:t>。</w:t>
      </w:r>
      <w:r>
        <w:rPr>
          <w:rFonts w:hint="eastAsia"/>
        </w:rPr>
        <w:t>该</w:t>
      </w:r>
      <w:r>
        <w:t>技术通常与所有其他</w:t>
      </w:r>
      <w:r>
        <w:rPr>
          <w:rFonts w:hint="eastAsia"/>
        </w:rPr>
        <w:t>攻击阶段</w:t>
      </w:r>
      <w:r>
        <w:t>的技术相结合，以实现更广泛的目标，例如</w:t>
      </w:r>
      <w:r>
        <w:rPr>
          <w:rFonts w:hint="eastAsia"/>
        </w:rPr>
        <w:t>权限维持、</w:t>
      </w:r>
      <w:r>
        <w:t>探索网络</w:t>
      </w:r>
      <w:r>
        <w:rPr>
          <w:rFonts w:hint="eastAsia"/>
        </w:rPr>
        <w:t>、</w:t>
      </w:r>
      <w:r>
        <w:t>窃取数据</w:t>
      </w:r>
      <w:r>
        <w:rPr>
          <w:rFonts w:hint="eastAsia"/>
        </w:rPr>
        <w:t>等</w:t>
      </w:r>
      <w:r>
        <w:t>。</w:t>
      </w:r>
    </w:p>
    <w:p w14:paraId="5220286C" w14:textId="77777777" w:rsidR="001E00E5" w:rsidRDefault="00000000">
      <w:pPr>
        <w:pStyle w:val="4dbapp"/>
        <w:spacing w:before="158" w:after="158"/>
      </w:pPr>
      <w:r>
        <w:rPr>
          <w:rFonts w:hint="eastAsia"/>
        </w:rPr>
        <w:lastRenderedPageBreak/>
        <w:t>权限维持</w:t>
      </w:r>
    </w:p>
    <w:p w14:paraId="36BB95F2" w14:textId="77777777" w:rsidR="001E00E5" w:rsidRDefault="00000000">
      <w:pPr>
        <w:spacing w:before="158" w:after="158"/>
      </w:pPr>
      <w:r>
        <w:rPr>
          <w:rFonts w:hint="eastAsia"/>
        </w:rPr>
        <w:t>检测攻击者维持系统持久访问权限的行为，并对高风险行为进行阻断。</w:t>
      </w:r>
    </w:p>
    <w:p w14:paraId="55742F2B" w14:textId="77777777" w:rsidR="001E00E5" w:rsidRDefault="00000000">
      <w:pPr>
        <w:spacing w:before="158" w:after="158"/>
      </w:pPr>
      <w:r>
        <w:rPr>
          <w:rFonts w:hint="eastAsia"/>
        </w:rPr>
        <w:t>权限维持</w:t>
      </w:r>
      <w:r>
        <w:t>包括</w:t>
      </w:r>
      <w:r>
        <w:rPr>
          <w:rFonts w:hint="eastAsia"/>
        </w:rPr>
        <w:t>攻击者在临时访问的基础上新增</w:t>
      </w:r>
      <w:r>
        <w:t>保持对系统</w:t>
      </w:r>
      <w:r>
        <w:rPr>
          <w:rFonts w:hint="eastAsia"/>
        </w:rPr>
        <w:t>持久</w:t>
      </w:r>
      <w:r>
        <w:t>访问的技术</w:t>
      </w:r>
      <w:r>
        <w:rPr>
          <w:rFonts w:hint="eastAsia"/>
        </w:rPr>
        <w:t>，如利用系统启动项、系统启动脚本、创建系统账户、创建或修改系统进程、事件触发机制、劫持执行流、修改认证过程、计划任务、服务器软件组件等技术手法实现系统权限维持，权限维持可以避免因为系统重启、凭证变更、漏洞修复等原因导致系统访问权限被中断。</w:t>
      </w:r>
    </w:p>
    <w:p w14:paraId="65425EAF" w14:textId="77777777" w:rsidR="001E00E5" w:rsidRDefault="00000000">
      <w:pPr>
        <w:pStyle w:val="4dbapp"/>
        <w:spacing w:before="158" w:after="158"/>
      </w:pPr>
      <w:r>
        <w:rPr>
          <w:rFonts w:hint="eastAsia"/>
        </w:rPr>
        <w:t>权限提升</w:t>
      </w:r>
    </w:p>
    <w:p w14:paraId="3E374627" w14:textId="77777777" w:rsidR="001E00E5" w:rsidRDefault="00000000">
      <w:pPr>
        <w:spacing w:before="158" w:after="158"/>
      </w:pPr>
      <w:r>
        <w:rPr>
          <w:rFonts w:hint="eastAsia"/>
        </w:rPr>
        <w:t>检测攻击者试图获得更高级别权限的行为，并对高风险行为进行阻断。</w:t>
      </w:r>
    </w:p>
    <w:p w14:paraId="698B1331" w14:textId="77777777" w:rsidR="001E00E5" w:rsidRDefault="00000000">
      <w:pPr>
        <w:spacing w:before="158" w:after="158"/>
      </w:pPr>
      <w:r>
        <w:rPr>
          <w:rFonts w:hint="eastAsia"/>
        </w:rPr>
        <w:t>权限提升包括攻击者用来在系统或网络上获得更高级别权限的技术，如利用进程注入、劫持执行流、提权漏洞、系统启动项、系统启动脚本、创建或修改系统进程、事件触发执行、操作访问令牌等技术手法实现权限提升。攻击者通常可以进入并探索具有非特权访问权限的网络，但需要更高的权限才能实现其目标。</w:t>
      </w:r>
    </w:p>
    <w:p w14:paraId="176C3484" w14:textId="77777777" w:rsidR="001E00E5" w:rsidRDefault="00000000">
      <w:pPr>
        <w:pStyle w:val="4dbapp"/>
        <w:spacing w:before="158" w:after="158"/>
      </w:pPr>
      <w:r>
        <w:rPr>
          <w:rFonts w:hint="eastAsia"/>
        </w:rPr>
        <w:t>防御规避</w:t>
      </w:r>
    </w:p>
    <w:p w14:paraId="2D276D24" w14:textId="77777777" w:rsidR="001E00E5" w:rsidRDefault="00000000">
      <w:pPr>
        <w:spacing w:before="158" w:after="158"/>
      </w:pPr>
      <w:r>
        <w:rPr>
          <w:rFonts w:hint="eastAsia"/>
        </w:rPr>
        <w:t>检测攻击者试图避免被发现的行为，并对高风险行为进行阻断。</w:t>
      </w:r>
    </w:p>
    <w:p w14:paraId="5C92D8F7" w14:textId="77777777" w:rsidR="001E00E5" w:rsidRDefault="00000000">
      <w:pPr>
        <w:spacing w:before="158" w:after="158"/>
      </w:pPr>
      <w:r>
        <w:rPr>
          <w:rFonts w:hint="eastAsia"/>
        </w:rPr>
        <w:t>防御规避包括攻击者在整个入侵过程中用来避免被发现的技术。用于防御规避的技术包括卸载</w:t>
      </w:r>
      <w:r>
        <w:t>/</w:t>
      </w:r>
      <w:r>
        <w:t>禁用安全软件或混淆</w:t>
      </w:r>
      <w:r>
        <w:t>/</w:t>
      </w:r>
      <w:r>
        <w:t>加密数据和脚本</w:t>
      </w:r>
      <w:r>
        <w:rPr>
          <w:rFonts w:hint="eastAsia"/>
        </w:rPr>
        <w:t>等</w:t>
      </w:r>
      <w:r>
        <w:t>。攻击者还利用和滥用受信任的进程来隐藏和伪装他们的恶意软件。</w:t>
      </w:r>
    </w:p>
    <w:p w14:paraId="089A623C" w14:textId="77777777" w:rsidR="001E00E5" w:rsidRDefault="00000000">
      <w:pPr>
        <w:pStyle w:val="4dbapp"/>
        <w:spacing w:before="158" w:after="158"/>
      </w:pPr>
      <w:r>
        <w:rPr>
          <w:rFonts w:hint="eastAsia"/>
        </w:rPr>
        <w:t>凭据访问</w:t>
      </w:r>
    </w:p>
    <w:p w14:paraId="25B75DDB" w14:textId="77777777" w:rsidR="001E00E5" w:rsidRDefault="00000000">
      <w:pPr>
        <w:spacing w:before="158" w:after="158"/>
      </w:pPr>
      <w:r>
        <w:rPr>
          <w:rFonts w:hint="eastAsia"/>
        </w:rPr>
        <w:t>检测攻击者试图窃取帐户名和密码的行为，并对高风险行为进行阻断。</w:t>
      </w:r>
    </w:p>
    <w:p w14:paraId="06986E08" w14:textId="77777777" w:rsidR="001E00E5" w:rsidRDefault="00000000">
      <w:pPr>
        <w:spacing w:before="158" w:after="158"/>
      </w:pPr>
      <w:r>
        <w:rPr>
          <w:rFonts w:hint="eastAsia"/>
        </w:rPr>
        <w:t>凭据访问包括窃取帐户名和密码等凭据的技术。用于获取凭据的技术包括键盘记录、凭据转储、暴力破解、</w:t>
      </w:r>
      <w:r>
        <w:lastRenderedPageBreak/>
        <w:t>窃取或伪造</w:t>
      </w:r>
      <w:r>
        <w:t>Kerberos</w:t>
      </w:r>
      <w:r>
        <w:t>凭证</w:t>
      </w:r>
      <w:r>
        <w:rPr>
          <w:rFonts w:hint="eastAsia"/>
        </w:rPr>
        <w:t>、</w:t>
      </w:r>
      <w:r>
        <w:t>不安全的凭据</w:t>
      </w:r>
      <w:r>
        <w:rPr>
          <w:rFonts w:hint="eastAsia"/>
        </w:rPr>
        <w:t>等等。使用合法凭证可以让攻击者访问系统，使他们更难被发现，并提供创建更多帐户以帮助实现其目标的机会。</w:t>
      </w:r>
    </w:p>
    <w:p w14:paraId="20C1E9B9" w14:textId="77777777" w:rsidR="001E00E5" w:rsidRDefault="00000000">
      <w:pPr>
        <w:pStyle w:val="4dbapp"/>
        <w:spacing w:before="158" w:after="158"/>
      </w:pPr>
      <w:r>
        <w:rPr>
          <w:rFonts w:hint="eastAsia"/>
        </w:rPr>
        <w:t>信息发现</w:t>
      </w:r>
    </w:p>
    <w:p w14:paraId="4A301641" w14:textId="77777777" w:rsidR="001E00E5" w:rsidRDefault="00000000">
      <w:pPr>
        <w:spacing w:before="158" w:after="158"/>
      </w:pPr>
      <w:r>
        <w:rPr>
          <w:rFonts w:hint="eastAsia"/>
        </w:rPr>
        <w:t>检测攻击者试图探测内部环境的行为，并对高风险行为进行阻断。</w:t>
      </w:r>
    </w:p>
    <w:p w14:paraId="31D2905C" w14:textId="77777777" w:rsidR="001E00E5" w:rsidRDefault="00000000">
      <w:pPr>
        <w:spacing w:before="158" w:after="158"/>
      </w:pPr>
      <w:r>
        <w:t>发现包括攻击者可能用来获取有关系统和内部网络</w:t>
      </w:r>
      <w:r>
        <w:rPr>
          <w:rFonts w:hint="eastAsia"/>
        </w:rPr>
        <w:t>信息</w:t>
      </w:r>
      <w:r>
        <w:t>的技术</w:t>
      </w:r>
      <w:r>
        <w:rPr>
          <w:rFonts w:hint="eastAsia"/>
        </w:rPr>
        <w:t>，如账户发现、系统服务发现、文件和目录发现、网络服务扫描、权限组发现、远程系统发现、系统网络配置发现等等</w:t>
      </w:r>
      <w:r>
        <w:t>。这些技术可帮助攻击者在决定如何行动之前观察环境并确定自己的</w:t>
      </w:r>
      <w:r>
        <w:rPr>
          <w:rFonts w:hint="eastAsia"/>
        </w:rPr>
        <w:t>攻击</w:t>
      </w:r>
      <w:r>
        <w:t>方向。本机操作系统工具常</w:t>
      </w:r>
      <w:r>
        <w:rPr>
          <w:rFonts w:hint="eastAsia"/>
        </w:rPr>
        <w:t>被攻击者</w:t>
      </w:r>
      <w:r>
        <w:t>用于</w:t>
      </w:r>
      <w:r>
        <w:rPr>
          <w:rFonts w:hint="eastAsia"/>
        </w:rPr>
        <w:t>执行</w:t>
      </w:r>
      <w:r>
        <w:t>信息收集。</w:t>
      </w:r>
    </w:p>
    <w:p w14:paraId="75F8DD9B" w14:textId="77777777" w:rsidR="001E00E5" w:rsidRDefault="00000000">
      <w:pPr>
        <w:pStyle w:val="4dbapp"/>
        <w:spacing w:before="158" w:after="158"/>
      </w:pPr>
      <w:r>
        <w:rPr>
          <w:rFonts w:hint="eastAsia"/>
        </w:rPr>
        <w:t>横向移动</w:t>
      </w:r>
    </w:p>
    <w:p w14:paraId="675A6863" w14:textId="77777777" w:rsidR="001E00E5" w:rsidRDefault="00000000">
      <w:pPr>
        <w:spacing w:before="158" w:after="158"/>
      </w:pPr>
      <w:r>
        <w:rPr>
          <w:rFonts w:hint="eastAsia"/>
        </w:rPr>
        <w:t>检测攻击者试图在内网环境中移动的行为，并对高风险行为进行阻断。</w:t>
      </w:r>
    </w:p>
    <w:p w14:paraId="12637928" w14:textId="77777777" w:rsidR="001E00E5" w:rsidRDefault="00000000">
      <w:pPr>
        <w:spacing w:before="158" w:after="158"/>
      </w:pPr>
      <w:r>
        <w:rPr>
          <w:rFonts w:hint="eastAsia"/>
        </w:rPr>
        <w:t>横向移动由攻击者用来进入和控制网络上远程系统的技术组成，如利用远程服务漏洞、远程服务会话劫持、远程服务、使用代替身份认证的数据、软件开发工具等技术手法来实现横向移动。实现攻击者的目标通常需要通过多个系统和帐户来获取收益。攻击者可能会安装自己的远程访问工具来完成横向移动，或者通过合法凭据与本机网络和操作系统工具配合使用。</w:t>
      </w:r>
    </w:p>
    <w:p w14:paraId="0D2BA92F" w14:textId="77777777" w:rsidR="001E00E5" w:rsidRDefault="00000000">
      <w:pPr>
        <w:pStyle w:val="4dbapp"/>
        <w:spacing w:before="158" w:after="158"/>
      </w:pPr>
      <w:r>
        <w:rPr>
          <w:rFonts w:hint="eastAsia"/>
        </w:rPr>
        <w:t>数据收集</w:t>
      </w:r>
    </w:p>
    <w:p w14:paraId="5F0625A5" w14:textId="77777777" w:rsidR="001E00E5" w:rsidRDefault="00000000">
      <w:pPr>
        <w:spacing w:before="158" w:after="158"/>
      </w:pPr>
      <w:r>
        <w:rPr>
          <w:rFonts w:hint="eastAsia"/>
        </w:rPr>
        <w:t>检测攻击者试图收集对其目标感兴趣数据的行为，并对高风险行为进行阻断。</w:t>
      </w:r>
    </w:p>
    <w:p w14:paraId="09DF2647" w14:textId="77777777" w:rsidR="001E00E5" w:rsidRDefault="00000000">
      <w:pPr>
        <w:spacing w:before="158" w:after="158"/>
      </w:pPr>
      <w:r>
        <w:rPr>
          <w:rFonts w:hint="eastAsia"/>
        </w:rPr>
        <w:t>数据</w:t>
      </w:r>
      <w:r>
        <w:t>收集包括攻击者可能用来收集</w:t>
      </w:r>
      <w:r>
        <w:rPr>
          <w:rFonts w:hint="eastAsia"/>
        </w:rPr>
        <w:t>数据</w:t>
      </w:r>
      <w:r>
        <w:t>的技术。通常收集数据后的下一个目标是窃取数据。常见的目标源包括各种驱动器类型、浏览器、音频、视频和电子邮件</w:t>
      </w:r>
      <w:r>
        <w:rPr>
          <w:rFonts w:hint="eastAsia"/>
        </w:rPr>
        <w:t>等</w:t>
      </w:r>
      <w:r>
        <w:t>。</w:t>
      </w:r>
    </w:p>
    <w:p w14:paraId="50CC2485" w14:textId="77777777" w:rsidR="001E00E5" w:rsidRDefault="00000000">
      <w:pPr>
        <w:pStyle w:val="4dbapp"/>
        <w:spacing w:before="158" w:after="158"/>
      </w:pPr>
      <w:r>
        <w:rPr>
          <w:rFonts w:hint="eastAsia"/>
        </w:rPr>
        <w:lastRenderedPageBreak/>
        <w:t>数据渗漏</w:t>
      </w:r>
    </w:p>
    <w:p w14:paraId="42A1DB08" w14:textId="77777777" w:rsidR="001E00E5" w:rsidRDefault="00000000">
      <w:pPr>
        <w:spacing w:before="158" w:after="158"/>
      </w:pPr>
      <w:r>
        <w:rPr>
          <w:rFonts w:hint="eastAsia"/>
        </w:rPr>
        <w:t>检测攻击者试图窃取数据的行为，并对高风险行为进行阻断。</w:t>
      </w:r>
    </w:p>
    <w:p w14:paraId="565C9E24" w14:textId="77777777" w:rsidR="001E00E5" w:rsidRDefault="00000000">
      <w:pPr>
        <w:spacing w:before="158" w:after="158"/>
      </w:pPr>
      <w:r>
        <w:t>渗透包含攻击者可能用来从</w:t>
      </w:r>
      <w:r>
        <w:rPr>
          <w:rFonts w:hint="eastAsia"/>
        </w:rPr>
        <w:t>内部</w:t>
      </w:r>
      <w:r>
        <w:t>网络窃取数据的技术。一旦收集到数据，攻击者通常会将其打包以避免在删除时被发现。这</w:t>
      </w:r>
      <w:r>
        <w:rPr>
          <w:rFonts w:hint="eastAsia"/>
        </w:rPr>
        <w:t>可能会包含</w:t>
      </w:r>
      <w:r>
        <w:t>压缩和加密。从目标网络获取数据的技术通常包括通过其命令和控制通道或备用通道传输数据，还可能包括对</w:t>
      </w:r>
      <w:r>
        <w:rPr>
          <w:rFonts w:hint="eastAsia"/>
        </w:rPr>
        <w:t>数据</w:t>
      </w:r>
      <w:r>
        <w:t>传输设置大小限制。</w:t>
      </w:r>
    </w:p>
    <w:p w14:paraId="3A2BBBEC" w14:textId="77777777" w:rsidR="001E00E5" w:rsidRDefault="00000000">
      <w:pPr>
        <w:pStyle w:val="4dbapp"/>
        <w:spacing w:before="158" w:after="158"/>
      </w:pPr>
      <w:r>
        <w:rPr>
          <w:rFonts w:hint="eastAsia"/>
        </w:rPr>
        <w:t>命令与控制（</w:t>
      </w:r>
      <w:r>
        <w:t>C2</w:t>
      </w:r>
      <w:r>
        <w:t>）</w:t>
      </w:r>
    </w:p>
    <w:p w14:paraId="3AD51557" w14:textId="77777777" w:rsidR="001E00E5" w:rsidRDefault="00000000">
      <w:pPr>
        <w:spacing w:before="158" w:after="158"/>
      </w:pPr>
      <w:r>
        <w:rPr>
          <w:rFonts w:hint="eastAsia"/>
        </w:rPr>
        <w:t>检测攻击者试图与受感染的系统通信并控制的行为，并对高风险行为进行阻断。</w:t>
      </w:r>
    </w:p>
    <w:p w14:paraId="1BA084D2" w14:textId="77777777" w:rsidR="001E00E5" w:rsidRDefault="00000000">
      <w:pPr>
        <w:spacing w:before="158" w:after="158"/>
      </w:pPr>
      <w:r>
        <w:rPr>
          <w:rFonts w:hint="eastAsia"/>
        </w:rPr>
        <w:t>命令和控制包含攻击者可能用来与受其控制的系统通信的技术，如利用反弹</w:t>
      </w:r>
      <w:r>
        <w:rPr>
          <w:rFonts w:hint="eastAsia"/>
        </w:rPr>
        <w:t>Shell</w:t>
      </w:r>
      <w:r>
        <w:rPr>
          <w:rFonts w:hint="eastAsia"/>
        </w:rPr>
        <w:t>、远程访问软件、代理、</w:t>
      </w:r>
      <w:r>
        <w:rPr>
          <w:rFonts w:hint="eastAsia"/>
        </w:rPr>
        <w:t>Web</w:t>
      </w:r>
      <w:r>
        <w:rPr>
          <w:rFonts w:hint="eastAsia"/>
        </w:rPr>
        <w:t>服务等技术手段实现命令与控制。攻击者通常试图模仿正常的、预期的流量以避免检测。根据受害者的网络结构和防御，攻击者可以通过多种方式建立具有各种隐身级别的指挥和控制。</w:t>
      </w:r>
    </w:p>
    <w:p w14:paraId="78143A70" w14:textId="77777777" w:rsidR="001E00E5" w:rsidRDefault="00000000">
      <w:pPr>
        <w:pStyle w:val="4dbapp"/>
        <w:spacing w:before="158" w:after="158"/>
      </w:pPr>
      <w:r>
        <w:rPr>
          <w:rFonts w:hint="eastAsia"/>
        </w:rPr>
        <w:t>影响</w:t>
      </w:r>
    </w:p>
    <w:p w14:paraId="3B12C5D6" w14:textId="77777777" w:rsidR="001E00E5" w:rsidRDefault="00000000">
      <w:pPr>
        <w:spacing w:before="158" w:after="158"/>
      </w:pPr>
      <w:r>
        <w:rPr>
          <w:rFonts w:hint="eastAsia"/>
        </w:rPr>
        <w:t>检测攻击者试图操纵、中断或破坏受害者系统和数据的行为，并对高风险行为进行阻断。</w:t>
      </w:r>
    </w:p>
    <w:p w14:paraId="5A3C72FD" w14:textId="77777777" w:rsidR="001E00E5" w:rsidRDefault="00000000">
      <w:pPr>
        <w:spacing w:before="158" w:after="158"/>
      </w:pPr>
      <w:r>
        <w:rPr>
          <w:rFonts w:hint="eastAsia"/>
        </w:rPr>
        <w:t>影响</w:t>
      </w:r>
      <w:r>
        <w:t>包含攻击者用来通过操纵业务和流程来破坏可用性或破坏完整性的技术</w:t>
      </w:r>
      <w:r>
        <w:rPr>
          <w:rFonts w:hint="eastAsia"/>
        </w:rPr>
        <w:t>，技术范围包含数据加密、资源劫持、停止服务等</w:t>
      </w:r>
      <w:r>
        <w:t>。在某些情况下，业务流程看起来</w:t>
      </w:r>
      <w:r>
        <w:rPr>
          <w:rFonts w:hint="eastAsia"/>
        </w:rPr>
        <w:t>正常</w:t>
      </w:r>
      <w:r>
        <w:t>，但可能已被更改</w:t>
      </w:r>
      <w:r>
        <w:rPr>
          <w:rFonts w:hint="eastAsia"/>
        </w:rPr>
        <w:t>，</w:t>
      </w:r>
      <w:r>
        <w:t>使攻击者的目标受益。攻击者可能会使用这些技术来实现其最终目标或为泄露机密提供掩护</w:t>
      </w:r>
      <w:r>
        <w:rPr>
          <w:rFonts w:hint="eastAsia"/>
        </w:rPr>
        <w:t>，常见的场景包含勒索加密数据、利用系统资源进行挖矿、破坏系统服务运行等。</w:t>
      </w:r>
    </w:p>
    <w:p w14:paraId="5C14425A" w14:textId="39675831" w:rsidR="00CB23B2" w:rsidRDefault="005126DA" w:rsidP="00CB23B2">
      <w:pPr>
        <w:pStyle w:val="3dbapp"/>
        <w:spacing w:before="158" w:after="158"/>
      </w:pPr>
      <w:bookmarkStart w:id="191" w:name="_Toc181005549"/>
      <w:r>
        <w:rPr>
          <w:rFonts w:hint="eastAsia"/>
        </w:rPr>
        <w:t xml:space="preserve">IOA </w:t>
      </w:r>
      <w:r>
        <w:rPr>
          <w:rFonts w:hint="eastAsia"/>
        </w:rPr>
        <w:t>策略</w:t>
      </w:r>
      <w:bookmarkEnd w:id="191"/>
    </w:p>
    <w:p w14:paraId="10426CDC" w14:textId="77777777" w:rsidR="00CB23B2" w:rsidRDefault="00E74976" w:rsidP="00FE0339">
      <w:pPr>
        <w:spacing w:before="158" w:after="158"/>
      </w:pPr>
      <w:r>
        <w:rPr>
          <w:rFonts w:hint="eastAsia"/>
        </w:rPr>
        <w:t>针对入侵威胁检测规则创建信任模型</w:t>
      </w:r>
      <w:r w:rsidR="00FE0339">
        <w:rPr>
          <w:rFonts w:hint="eastAsia"/>
        </w:rPr>
        <w:t>。支持对任意的检测规则或者制定的检测规则创建信任模型。</w:t>
      </w:r>
      <w:r w:rsidR="00FE0339">
        <w:rPr>
          <w:rFonts w:hint="eastAsia"/>
        </w:rPr>
        <w:t xml:space="preserve"> </w:t>
      </w:r>
      <w:r w:rsidR="00FE0339">
        <w:rPr>
          <w:rFonts w:hint="eastAsia"/>
        </w:rPr>
        <w:t>针对</w:t>
      </w:r>
      <w:r w:rsidR="00FE0339">
        <w:rPr>
          <w:rFonts w:hint="eastAsia"/>
        </w:rPr>
        <w:t xml:space="preserve"> </w:t>
      </w:r>
      <w:r w:rsidR="00FE0339">
        <w:rPr>
          <w:rFonts w:hint="eastAsia"/>
        </w:rPr>
        <w:lastRenderedPageBreak/>
        <w:t>windows</w:t>
      </w:r>
      <w:r w:rsidR="00FE0339">
        <w:rPr>
          <w:rFonts w:hint="eastAsia"/>
        </w:rPr>
        <w:t>，支持基于文件创建、进程创建、</w:t>
      </w:r>
      <w:proofErr w:type="spellStart"/>
      <w:r w:rsidR="00FE0339">
        <w:rPr>
          <w:rFonts w:hint="eastAsia"/>
        </w:rPr>
        <w:t>powershell</w:t>
      </w:r>
      <w:proofErr w:type="spellEnd"/>
      <w:r w:rsidR="00FE0339">
        <w:rPr>
          <w:rFonts w:hint="eastAsia"/>
        </w:rPr>
        <w:t xml:space="preserve"> </w:t>
      </w:r>
      <w:r w:rsidR="00FE0339">
        <w:rPr>
          <w:rFonts w:hint="eastAsia"/>
        </w:rPr>
        <w:t>脚本创建白名单模型，针对</w:t>
      </w:r>
      <w:r w:rsidR="00FE0339">
        <w:rPr>
          <w:rFonts w:hint="eastAsia"/>
        </w:rPr>
        <w:t xml:space="preserve"> Linux</w:t>
      </w:r>
      <w:r w:rsidR="00FE0339">
        <w:rPr>
          <w:rFonts w:hint="eastAsia"/>
        </w:rPr>
        <w:t>，支持基于文件创建、进程创建创建白名单模型；</w:t>
      </w:r>
    </w:p>
    <w:p w14:paraId="2AE7FC51" w14:textId="1BE00EB3" w:rsidR="005126DA" w:rsidRDefault="005126DA" w:rsidP="005126DA">
      <w:pPr>
        <w:pStyle w:val="3dbapp"/>
        <w:spacing w:before="158" w:after="158"/>
      </w:pPr>
      <w:bookmarkStart w:id="192" w:name="_Toc181005550"/>
      <w:r>
        <w:rPr>
          <w:rFonts w:hint="eastAsia"/>
        </w:rPr>
        <w:t>风险资产评估</w:t>
      </w:r>
      <w:bookmarkEnd w:id="192"/>
    </w:p>
    <w:p w14:paraId="76AC6C72" w14:textId="50C3D2F4" w:rsidR="005126DA" w:rsidRDefault="005126DA" w:rsidP="00FE0339">
      <w:pPr>
        <w:spacing w:before="158" w:after="158"/>
      </w:pPr>
      <w:r w:rsidRPr="00232531">
        <w:rPr>
          <w:rFonts w:hint="eastAsia"/>
        </w:rPr>
        <w:t>基于告警类型（</w:t>
      </w:r>
      <w:proofErr w:type="spellStart"/>
      <w:r w:rsidRPr="00232531">
        <w:t>subCategory</w:t>
      </w:r>
      <w:proofErr w:type="spellEnd"/>
      <w:r w:rsidRPr="00232531">
        <w:rPr>
          <w:rFonts w:hint="eastAsia"/>
        </w:rPr>
        <w:t>）、告警等级（</w:t>
      </w:r>
      <w:proofErr w:type="spellStart"/>
      <w:r w:rsidRPr="00232531">
        <w:t>threatSeverity</w:t>
      </w:r>
      <w:proofErr w:type="spellEnd"/>
      <w:r w:rsidRPr="00232531">
        <w:rPr>
          <w:rFonts w:hint="eastAsia"/>
        </w:rPr>
        <w:t>）、是否处理（</w:t>
      </w:r>
      <w:proofErr w:type="spellStart"/>
      <w:r w:rsidRPr="00232531">
        <w:t>alarmStatus</w:t>
      </w:r>
      <w:proofErr w:type="spellEnd"/>
      <w:r w:rsidRPr="00232531">
        <w:rPr>
          <w:rFonts w:hint="eastAsia"/>
        </w:rPr>
        <w:t>）、攻击结果（</w:t>
      </w:r>
      <w:proofErr w:type="spellStart"/>
      <w:r w:rsidRPr="00232531">
        <w:t>alarmResults</w:t>
      </w:r>
      <w:proofErr w:type="spellEnd"/>
      <w:r w:rsidRPr="00232531">
        <w:rPr>
          <w:rFonts w:hint="eastAsia"/>
        </w:rPr>
        <w:t>）等影响因子以及资产当前的脆弱性信息构建资产评估评级积分模型</w:t>
      </w:r>
      <w:r>
        <w:rPr>
          <w:rFonts w:hint="eastAsia"/>
        </w:rPr>
        <w:t>；</w:t>
      </w:r>
    </w:p>
    <w:p w14:paraId="582CB380" w14:textId="1069E5BC" w:rsidR="000D383E" w:rsidRDefault="000D383E" w:rsidP="000D383E">
      <w:pPr>
        <w:pStyle w:val="3dbapp"/>
        <w:spacing w:before="158" w:after="158"/>
      </w:pPr>
      <w:bookmarkStart w:id="193" w:name="_Toc181005551"/>
      <w:r>
        <w:rPr>
          <w:rFonts w:hint="eastAsia"/>
        </w:rPr>
        <w:t>内存马检测</w:t>
      </w:r>
      <w:bookmarkEnd w:id="193"/>
    </w:p>
    <w:p w14:paraId="4DF1E8A2" w14:textId="7F9EDC58" w:rsidR="000D383E" w:rsidRDefault="000D383E" w:rsidP="00FE0339">
      <w:pPr>
        <w:spacing w:before="158" w:after="158"/>
      </w:pPr>
      <w:r>
        <w:rPr>
          <w:rFonts w:hint="eastAsia"/>
        </w:rPr>
        <w:t>基于</w:t>
      </w:r>
      <w:r>
        <w:rPr>
          <w:rFonts w:hint="eastAsia"/>
        </w:rPr>
        <w:t xml:space="preserve"> E-RASP </w:t>
      </w:r>
      <w:r>
        <w:rPr>
          <w:rFonts w:hint="eastAsia"/>
        </w:rPr>
        <w:t>技术，通过分析已知的内存马攻击原理，</w:t>
      </w:r>
      <w:r>
        <w:rPr>
          <w:rFonts w:hint="eastAsia"/>
        </w:rPr>
        <w:t>HOOK</w:t>
      </w:r>
      <w:r>
        <w:rPr>
          <w:rFonts w:hint="eastAsia"/>
        </w:rPr>
        <w:t>攻击过程中涉及到的函数，通过检查函数调用链，</w:t>
      </w:r>
      <w:r w:rsidRPr="008D17F5">
        <w:rPr>
          <w:rFonts w:hint="eastAsia"/>
        </w:rPr>
        <w:t>调用参数</w:t>
      </w:r>
      <w:r>
        <w:rPr>
          <w:rFonts w:hint="eastAsia"/>
        </w:rPr>
        <w:t>，注入类名，注入类的路径等，来识别是否是内存马注入行为，并对内存马注入操作进行告警和阻断。</w:t>
      </w:r>
    </w:p>
    <w:p w14:paraId="7539E89C" w14:textId="048BCE69" w:rsidR="000D383E" w:rsidRDefault="000D383E" w:rsidP="00FE0339">
      <w:pPr>
        <w:spacing w:before="158" w:after="158"/>
      </w:pPr>
      <w:r>
        <w:rPr>
          <w:rFonts w:hint="eastAsia"/>
        </w:rPr>
        <w:t>已支持的检测清单</w:t>
      </w:r>
    </w:p>
    <w:tbl>
      <w:tblPr>
        <w:tblStyle w:val="affff0"/>
        <w:tblW w:w="0" w:type="auto"/>
        <w:tblLook w:val="04A0" w:firstRow="1" w:lastRow="0" w:firstColumn="1" w:lastColumn="0" w:noHBand="0" w:noVBand="1"/>
      </w:tblPr>
      <w:tblGrid>
        <w:gridCol w:w="3372"/>
        <w:gridCol w:w="5150"/>
      </w:tblGrid>
      <w:tr w:rsidR="000D383E" w14:paraId="3DE44FA2" w14:textId="77777777" w:rsidTr="009A468A">
        <w:tc>
          <w:tcPr>
            <w:tcW w:w="3372" w:type="dxa"/>
          </w:tcPr>
          <w:p w14:paraId="73DCD80A" w14:textId="77777777" w:rsidR="000D383E" w:rsidRDefault="000D383E" w:rsidP="009A468A">
            <w:pPr>
              <w:spacing w:before="158" w:after="158"/>
              <w:rPr>
                <w:b/>
                <w:bCs/>
              </w:rPr>
            </w:pPr>
            <w:r>
              <w:rPr>
                <w:rFonts w:hint="eastAsia"/>
                <w:b/>
                <w:bCs/>
              </w:rPr>
              <w:t>服务器</w:t>
            </w:r>
            <w:r>
              <w:rPr>
                <w:rFonts w:hint="eastAsia"/>
                <w:b/>
                <w:bCs/>
              </w:rPr>
              <w:t>/</w:t>
            </w:r>
            <w:r>
              <w:rPr>
                <w:rFonts w:hint="eastAsia"/>
                <w:b/>
                <w:bCs/>
              </w:rPr>
              <w:t>工具</w:t>
            </w:r>
          </w:p>
        </w:tc>
        <w:tc>
          <w:tcPr>
            <w:tcW w:w="5150" w:type="dxa"/>
          </w:tcPr>
          <w:p w14:paraId="7A58DB5C" w14:textId="77777777" w:rsidR="000D383E" w:rsidRDefault="000D383E" w:rsidP="009A468A">
            <w:pPr>
              <w:spacing w:before="158" w:after="158"/>
              <w:rPr>
                <w:b/>
                <w:bCs/>
              </w:rPr>
            </w:pPr>
            <w:r>
              <w:rPr>
                <w:rFonts w:hint="eastAsia"/>
                <w:b/>
                <w:bCs/>
              </w:rPr>
              <w:t>内存马类型</w:t>
            </w:r>
          </w:p>
        </w:tc>
      </w:tr>
      <w:tr w:rsidR="000D383E" w14:paraId="5F40C86F" w14:textId="77777777" w:rsidTr="009A468A">
        <w:tc>
          <w:tcPr>
            <w:tcW w:w="3372" w:type="dxa"/>
            <w:vMerge w:val="restart"/>
            <w:vAlign w:val="center"/>
          </w:tcPr>
          <w:p w14:paraId="7ACFD363" w14:textId="77777777" w:rsidR="000D383E" w:rsidRPr="000D383E" w:rsidRDefault="000D383E" w:rsidP="009A468A">
            <w:pPr>
              <w:spacing w:before="158" w:after="158"/>
              <w:rPr>
                <w:b/>
                <w:bCs/>
              </w:rPr>
            </w:pPr>
            <w:r w:rsidRPr="000D383E">
              <w:t>Jetty</w:t>
            </w:r>
          </w:p>
        </w:tc>
        <w:tc>
          <w:tcPr>
            <w:tcW w:w="5150" w:type="dxa"/>
          </w:tcPr>
          <w:p w14:paraId="11ED7F7E" w14:textId="77777777" w:rsidR="000D383E" w:rsidRPr="000D383E" w:rsidRDefault="000D383E" w:rsidP="009A468A">
            <w:pPr>
              <w:spacing w:before="158" w:after="158"/>
              <w:rPr>
                <w:b/>
                <w:bCs/>
              </w:rPr>
            </w:pPr>
            <w:r w:rsidRPr="000D383E">
              <w:t>Filter</w:t>
            </w:r>
          </w:p>
        </w:tc>
      </w:tr>
      <w:tr w:rsidR="000D383E" w14:paraId="678680A5" w14:textId="77777777" w:rsidTr="009A468A">
        <w:tc>
          <w:tcPr>
            <w:tcW w:w="3372" w:type="dxa"/>
            <w:vMerge/>
            <w:vAlign w:val="center"/>
          </w:tcPr>
          <w:p w14:paraId="535624FD" w14:textId="77777777" w:rsidR="000D383E" w:rsidRPr="000D383E" w:rsidRDefault="000D383E" w:rsidP="009A468A">
            <w:pPr>
              <w:spacing w:before="158" w:after="158"/>
              <w:rPr>
                <w:b/>
                <w:bCs/>
              </w:rPr>
            </w:pPr>
          </w:p>
        </w:tc>
        <w:tc>
          <w:tcPr>
            <w:tcW w:w="5150" w:type="dxa"/>
          </w:tcPr>
          <w:p w14:paraId="2AD5CF82" w14:textId="77777777" w:rsidR="000D383E" w:rsidRPr="000D383E" w:rsidRDefault="000D383E" w:rsidP="009A468A">
            <w:pPr>
              <w:spacing w:before="158" w:after="158"/>
              <w:rPr>
                <w:b/>
                <w:bCs/>
              </w:rPr>
            </w:pPr>
            <w:r w:rsidRPr="000D383E">
              <w:t>Servlet</w:t>
            </w:r>
          </w:p>
        </w:tc>
      </w:tr>
      <w:tr w:rsidR="000D383E" w14:paraId="219B27DC" w14:textId="77777777" w:rsidTr="009A468A">
        <w:tc>
          <w:tcPr>
            <w:tcW w:w="3372" w:type="dxa"/>
            <w:vMerge/>
            <w:vAlign w:val="center"/>
          </w:tcPr>
          <w:p w14:paraId="2E0232A7" w14:textId="77777777" w:rsidR="000D383E" w:rsidRPr="000D383E" w:rsidRDefault="000D383E" w:rsidP="009A468A">
            <w:pPr>
              <w:spacing w:before="158" w:after="158"/>
              <w:rPr>
                <w:b/>
                <w:bCs/>
              </w:rPr>
            </w:pPr>
          </w:p>
        </w:tc>
        <w:tc>
          <w:tcPr>
            <w:tcW w:w="5150" w:type="dxa"/>
          </w:tcPr>
          <w:p w14:paraId="255DFC0C" w14:textId="77777777" w:rsidR="000D383E" w:rsidRPr="000D383E" w:rsidRDefault="000D383E" w:rsidP="009A468A">
            <w:pPr>
              <w:spacing w:before="158" w:after="158"/>
              <w:rPr>
                <w:b/>
                <w:bCs/>
              </w:rPr>
            </w:pPr>
            <w:r w:rsidRPr="000D383E">
              <w:t>Listener</w:t>
            </w:r>
          </w:p>
        </w:tc>
      </w:tr>
      <w:tr w:rsidR="000D383E" w14:paraId="3A52D29D" w14:textId="77777777" w:rsidTr="009A468A">
        <w:tc>
          <w:tcPr>
            <w:tcW w:w="3372" w:type="dxa"/>
            <w:vMerge/>
            <w:vAlign w:val="center"/>
          </w:tcPr>
          <w:p w14:paraId="5854F20C" w14:textId="77777777" w:rsidR="000D383E" w:rsidRPr="000D383E" w:rsidRDefault="000D383E" w:rsidP="009A468A">
            <w:pPr>
              <w:spacing w:before="158" w:after="158"/>
              <w:rPr>
                <w:b/>
                <w:bCs/>
              </w:rPr>
            </w:pPr>
          </w:p>
        </w:tc>
        <w:tc>
          <w:tcPr>
            <w:tcW w:w="5150" w:type="dxa"/>
          </w:tcPr>
          <w:p w14:paraId="4DD68901" w14:textId="77777777" w:rsidR="000D383E" w:rsidRPr="000D383E" w:rsidRDefault="000D383E" w:rsidP="009A468A">
            <w:pPr>
              <w:spacing w:before="158" w:after="158"/>
              <w:rPr>
                <w:b/>
                <w:bCs/>
              </w:rPr>
            </w:pPr>
            <w:r w:rsidRPr="000D383E">
              <w:t>WebSocket</w:t>
            </w:r>
          </w:p>
        </w:tc>
      </w:tr>
      <w:tr w:rsidR="000D383E" w14:paraId="6C13C9E9" w14:textId="77777777" w:rsidTr="000D383E">
        <w:tc>
          <w:tcPr>
            <w:tcW w:w="3372" w:type="dxa"/>
            <w:vMerge w:val="restart"/>
            <w:shd w:val="clear" w:color="auto" w:fill="auto"/>
            <w:vAlign w:val="center"/>
          </w:tcPr>
          <w:p w14:paraId="1666B66A" w14:textId="77777777" w:rsidR="000D383E" w:rsidRPr="000D383E" w:rsidRDefault="000D383E" w:rsidP="009A468A">
            <w:pPr>
              <w:spacing w:before="158" w:after="158"/>
              <w:rPr>
                <w:b/>
                <w:bCs/>
              </w:rPr>
            </w:pPr>
            <w:r w:rsidRPr="000D383E">
              <w:t>Tomcat</w:t>
            </w:r>
          </w:p>
        </w:tc>
        <w:tc>
          <w:tcPr>
            <w:tcW w:w="5150" w:type="dxa"/>
          </w:tcPr>
          <w:p w14:paraId="7D70D121" w14:textId="77777777" w:rsidR="000D383E" w:rsidRPr="000D383E" w:rsidRDefault="000D383E" w:rsidP="009A468A">
            <w:pPr>
              <w:spacing w:before="158" w:after="158"/>
              <w:rPr>
                <w:b/>
                <w:bCs/>
              </w:rPr>
            </w:pPr>
            <w:r w:rsidRPr="000D383E">
              <w:t>Executor</w:t>
            </w:r>
          </w:p>
        </w:tc>
      </w:tr>
      <w:tr w:rsidR="000D383E" w14:paraId="7FF22FBB" w14:textId="77777777" w:rsidTr="000D383E">
        <w:tc>
          <w:tcPr>
            <w:tcW w:w="3372" w:type="dxa"/>
            <w:vMerge/>
            <w:shd w:val="clear" w:color="auto" w:fill="auto"/>
            <w:vAlign w:val="center"/>
          </w:tcPr>
          <w:p w14:paraId="4E35D147" w14:textId="77777777" w:rsidR="000D383E" w:rsidRPr="000D383E" w:rsidRDefault="000D383E" w:rsidP="009A468A">
            <w:pPr>
              <w:spacing w:before="158" w:after="158"/>
              <w:rPr>
                <w:b/>
                <w:bCs/>
              </w:rPr>
            </w:pPr>
          </w:p>
        </w:tc>
        <w:tc>
          <w:tcPr>
            <w:tcW w:w="5150" w:type="dxa"/>
            <w:shd w:val="clear" w:color="auto" w:fill="auto"/>
          </w:tcPr>
          <w:p w14:paraId="01AA5E59" w14:textId="77777777" w:rsidR="000D383E" w:rsidRPr="000D383E" w:rsidRDefault="000D383E" w:rsidP="009A468A">
            <w:pPr>
              <w:spacing w:before="158" w:after="158"/>
              <w:rPr>
                <w:b/>
                <w:bCs/>
              </w:rPr>
            </w:pPr>
            <w:r w:rsidRPr="000D383E">
              <w:t>Filter</w:t>
            </w:r>
          </w:p>
        </w:tc>
      </w:tr>
      <w:tr w:rsidR="000D383E" w14:paraId="25501E66" w14:textId="77777777" w:rsidTr="000D383E">
        <w:tc>
          <w:tcPr>
            <w:tcW w:w="3372" w:type="dxa"/>
            <w:vMerge/>
            <w:shd w:val="clear" w:color="auto" w:fill="auto"/>
            <w:vAlign w:val="center"/>
          </w:tcPr>
          <w:p w14:paraId="091E0A01" w14:textId="77777777" w:rsidR="000D383E" w:rsidRPr="000D383E" w:rsidRDefault="000D383E" w:rsidP="009A468A">
            <w:pPr>
              <w:spacing w:before="158" w:after="158"/>
              <w:rPr>
                <w:b/>
                <w:bCs/>
              </w:rPr>
            </w:pPr>
          </w:p>
        </w:tc>
        <w:tc>
          <w:tcPr>
            <w:tcW w:w="5150" w:type="dxa"/>
            <w:shd w:val="clear" w:color="auto" w:fill="FFFFFF" w:themeFill="background1"/>
          </w:tcPr>
          <w:p w14:paraId="60728B1F" w14:textId="77777777" w:rsidR="000D383E" w:rsidRPr="000D383E" w:rsidRDefault="000D383E" w:rsidP="009A468A">
            <w:pPr>
              <w:spacing w:before="158" w:after="158"/>
              <w:rPr>
                <w:b/>
                <w:bCs/>
              </w:rPr>
            </w:pPr>
            <w:r w:rsidRPr="000D383E">
              <w:t>Listener</w:t>
            </w:r>
          </w:p>
        </w:tc>
      </w:tr>
      <w:tr w:rsidR="000D383E" w14:paraId="442A8980" w14:textId="77777777" w:rsidTr="000D383E">
        <w:tc>
          <w:tcPr>
            <w:tcW w:w="3372" w:type="dxa"/>
            <w:vMerge/>
            <w:shd w:val="clear" w:color="auto" w:fill="auto"/>
            <w:vAlign w:val="center"/>
          </w:tcPr>
          <w:p w14:paraId="0DAAE562" w14:textId="77777777" w:rsidR="000D383E" w:rsidRPr="000D383E" w:rsidRDefault="000D383E" w:rsidP="009A468A">
            <w:pPr>
              <w:spacing w:before="158" w:after="158"/>
              <w:rPr>
                <w:b/>
                <w:bCs/>
              </w:rPr>
            </w:pPr>
          </w:p>
        </w:tc>
        <w:tc>
          <w:tcPr>
            <w:tcW w:w="5150" w:type="dxa"/>
            <w:shd w:val="clear" w:color="auto" w:fill="auto"/>
          </w:tcPr>
          <w:p w14:paraId="702E8829" w14:textId="77777777" w:rsidR="000D383E" w:rsidRPr="000D383E" w:rsidRDefault="000D383E" w:rsidP="009A468A">
            <w:pPr>
              <w:spacing w:before="158" w:after="158"/>
              <w:rPr>
                <w:b/>
                <w:bCs/>
              </w:rPr>
            </w:pPr>
            <w:r w:rsidRPr="000D383E">
              <w:t>Servlet</w:t>
            </w:r>
          </w:p>
        </w:tc>
      </w:tr>
      <w:tr w:rsidR="000D383E" w14:paraId="30CFE53F" w14:textId="77777777" w:rsidTr="000D383E">
        <w:tc>
          <w:tcPr>
            <w:tcW w:w="3372" w:type="dxa"/>
            <w:vMerge/>
            <w:shd w:val="clear" w:color="auto" w:fill="auto"/>
            <w:vAlign w:val="center"/>
          </w:tcPr>
          <w:p w14:paraId="2EE9D00A" w14:textId="77777777" w:rsidR="000D383E" w:rsidRPr="000D383E" w:rsidRDefault="000D383E" w:rsidP="009A468A">
            <w:pPr>
              <w:spacing w:before="158" w:after="158"/>
              <w:rPr>
                <w:b/>
                <w:bCs/>
              </w:rPr>
            </w:pPr>
          </w:p>
        </w:tc>
        <w:tc>
          <w:tcPr>
            <w:tcW w:w="5150" w:type="dxa"/>
          </w:tcPr>
          <w:p w14:paraId="5ADECF9F" w14:textId="77777777" w:rsidR="000D383E" w:rsidRPr="000D383E" w:rsidRDefault="000D383E" w:rsidP="009A468A">
            <w:pPr>
              <w:spacing w:before="158" w:after="158"/>
              <w:rPr>
                <w:b/>
                <w:bCs/>
              </w:rPr>
            </w:pPr>
            <w:r w:rsidRPr="000D383E">
              <w:t>Upgrade</w:t>
            </w:r>
          </w:p>
        </w:tc>
      </w:tr>
      <w:tr w:rsidR="000D383E" w14:paraId="551E5B2E" w14:textId="77777777" w:rsidTr="000D383E">
        <w:tc>
          <w:tcPr>
            <w:tcW w:w="3372" w:type="dxa"/>
            <w:vMerge/>
            <w:shd w:val="clear" w:color="auto" w:fill="auto"/>
            <w:vAlign w:val="center"/>
          </w:tcPr>
          <w:p w14:paraId="329A7D9A" w14:textId="77777777" w:rsidR="000D383E" w:rsidRPr="000D383E" w:rsidRDefault="000D383E" w:rsidP="009A468A">
            <w:pPr>
              <w:spacing w:before="158" w:after="158"/>
              <w:rPr>
                <w:b/>
                <w:bCs/>
              </w:rPr>
            </w:pPr>
          </w:p>
        </w:tc>
        <w:tc>
          <w:tcPr>
            <w:tcW w:w="5150" w:type="dxa"/>
          </w:tcPr>
          <w:p w14:paraId="6BD13D02" w14:textId="77777777" w:rsidR="000D383E" w:rsidRPr="000D383E" w:rsidRDefault="000D383E" w:rsidP="009A468A">
            <w:pPr>
              <w:spacing w:before="158" w:after="158"/>
            </w:pPr>
            <w:r w:rsidRPr="000D383E">
              <w:t>Value</w:t>
            </w:r>
          </w:p>
        </w:tc>
      </w:tr>
      <w:tr w:rsidR="000D383E" w14:paraId="6A3274A4" w14:textId="77777777" w:rsidTr="000D383E">
        <w:trPr>
          <w:trHeight w:val="90"/>
        </w:trPr>
        <w:tc>
          <w:tcPr>
            <w:tcW w:w="3372" w:type="dxa"/>
            <w:vMerge/>
            <w:shd w:val="clear" w:color="auto" w:fill="auto"/>
            <w:vAlign w:val="center"/>
          </w:tcPr>
          <w:p w14:paraId="089CCB75" w14:textId="77777777" w:rsidR="000D383E" w:rsidRPr="000D383E" w:rsidRDefault="000D383E" w:rsidP="009A468A">
            <w:pPr>
              <w:spacing w:before="158" w:after="158"/>
              <w:rPr>
                <w:b/>
                <w:bCs/>
              </w:rPr>
            </w:pPr>
          </w:p>
        </w:tc>
        <w:tc>
          <w:tcPr>
            <w:tcW w:w="5150" w:type="dxa"/>
            <w:shd w:val="clear" w:color="auto" w:fill="auto"/>
          </w:tcPr>
          <w:p w14:paraId="0235EF85" w14:textId="77777777" w:rsidR="000D383E" w:rsidRPr="000D383E" w:rsidRDefault="000D383E" w:rsidP="009A468A">
            <w:pPr>
              <w:spacing w:before="158" w:after="158"/>
            </w:pPr>
            <w:r w:rsidRPr="000D383E">
              <w:t>WebSocket</w:t>
            </w:r>
          </w:p>
        </w:tc>
      </w:tr>
      <w:tr w:rsidR="000D383E" w14:paraId="1892F376" w14:textId="77777777" w:rsidTr="009A468A">
        <w:tc>
          <w:tcPr>
            <w:tcW w:w="3372" w:type="dxa"/>
            <w:vMerge w:val="restart"/>
            <w:vAlign w:val="center"/>
          </w:tcPr>
          <w:p w14:paraId="2CB1A1AE" w14:textId="77777777" w:rsidR="000D383E" w:rsidRPr="000D383E" w:rsidRDefault="000D383E" w:rsidP="009A468A">
            <w:pPr>
              <w:spacing w:before="158" w:after="158"/>
              <w:rPr>
                <w:b/>
                <w:bCs/>
              </w:rPr>
            </w:pPr>
            <w:r w:rsidRPr="000D383E">
              <w:t>Spring</w:t>
            </w:r>
          </w:p>
        </w:tc>
        <w:tc>
          <w:tcPr>
            <w:tcW w:w="5150" w:type="dxa"/>
          </w:tcPr>
          <w:p w14:paraId="3594627C" w14:textId="77777777" w:rsidR="000D383E" w:rsidRPr="000D383E" w:rsidRDefault="000D383E" w:rsidP="009A468A">
            <w:pPr>
              <w:spacing w:before="158" w:after="158"/>
            </w:pPr>
            <w:r w:rsidRPr="000D383E">
              <w:t>Controller</w:t>
            </w:r>
          </w:p>
        </w:tc>
      </w:tr>
      <w:tr w:rsidR="000D383E" w14:paraId="77D5260A" w14:textId="77777777" w:rsidTr="009A468A">
        <w:tc>
          <w:tcPr>
            <w:tcW w:w="3372" w:type="dxa"/>
            <w:vMerge/>
            <w:vAlign w:val="center"/>
          </w:tcPr>
          <w:p w14:paraId="5892A31F" w14:textId="77777777" w:rsidR="000D383E" w:rsidRPr="000D383E" w:rsidRDefault="000D383E" w:rsidP="009A468A">
            <w:pPr>
              <w:spacing w:before="158" w:after="158"/>
              <w:rPr>
                <w:b/>
                <w:bCs/>
              </w:rPr>
            </w:pPr>
          </w:p>
        </w:tc>
        <w:tc>
          <w:tcPr>
            <w:tcW w:w="5150" w:type="dxa"/>
          </w:tcPr>
          <w:p w14:paraId="0C88D161" w14:textId="77777777" w:rsidR="000D383E" w:rsidRPr="000D383E" w:rsidRDefault="000D383E" w:rsidP="009A468A">
            <w:pPr>
              <w:spacing w:before="158" w:after="158"/>
              <w:rPr>
                <w:b/>
                <w:bCs/>
              </w:rPr>
            </w:pPr>
            <w:r w:rsidRPr="000D383E">
              <w:t>Interceptor</w:t>
            </w:r>
            <w:r w:rsidRPr="000D383E">
              <w:t>（仅检测）</w:t>
            </w:r>
          </w:p>
        </w:tc>
      </w:tr>
      <w:tr w:rsidR="000D383E" w14:paraId="0A2A8A1D" w14:textId="77777777" w:rsidTr="009A468A">
        <w:tc>
          <w:tcPr>
            <w:tcW w:w="3372" w:type="dxa"/>
            <w:vMerge w:val="restart"/>
            <w:vAlign w:val="center"/>
          </w:tcPr>
          <w:p w14:paraId="4721497D" w14:textId="77777777" w:rsidR="000D383E" w:rsidRPr="000D383E" w:rsidRDefault="000D383E" w:rsidP="009A468A">
            <w:pPr>
              <w:spacing w:before="158" w:after="158"/>
              <w:rPr>
                <w:b/>
                <w:bCs/>
              </w:rPr>
            </w:pPr>
            <w:proofErr w:type="spellStart"/>
            <w:r w:rsidRPr="000D383E">
              <w:t>Weblogic</w:t>
            </w:r>
            <w:proofErr w:type="spellEnd"/>
          </w:p>
        </w:tc>
        <w:tc>
          <w:tcPr>
            <w:tcW w:w="5150" w:type="dxa"/>
          </w:tcPr>
          <w:p w14:paraId="630D23FD" w14:textId="77777777" w:rsidR="000D383E" w:rsidRPr="000D383E" w:rsidRDefault="000D383E" w:rsidP="009A468A">
            <w:pPr>
              <w:spacing w:before="158" w:after="158"/>
              <w:rPr>
                <w:b/>
                <w:bCs/>
              </w:rPr>
            </w:pPr>
            <w:r w:rsidRPr="000D383E">
              <w:t>Filter</w:t>
            </w:r>
          </w:p>
        </w:tc>
      </w:tr>
      <w:tr w:rsidR="000D383E" w14:paraId="0943DAEC" w14:textId="77777777" w:rsidTr="009A468A">
        <w:tc>
          <w:tcPr>
            <w:tcW w:w="3372" w:type="dxa"/>
            <w:vMerge/>
            <w:vAlign w:val="center"/>
          </w:tcPr>
          <w:p w14:paraId="1D012EEA" w14:textId="77777777" w:rsidR="000D383E" w:rsidRPr="000D383E" w:rsidRDefault="000D383E" w:rsidP="009A468A">
            <w:pPr>
              <w:spacing w:before="158" w:after="158"/>
              <w:rPr>
                <w:b/>
                <w:bCs/>
              </w:rPr>
            </w:pPr>
          </w:p>
        </w:tc>
        <w:tc>
          <w:tcPr>
            <w:tcW w:w="5150" w:type="dxa"/>
          </w:tcPr>
          <w:p w14:paraId="51717936" w14:textId="77777777" w:rsidR="000D383E" w:rsidRPr="000D383E" w:rsidRDefault="000D383E" w:rsidP="009A468A">
            <w:pPr>
              <w:spacing w:before="158" w:after="158"/>
              <w:rPr>
                <w:b/>
                <w:bCs/>
              </w:rPr>
            </w:pPr>
            <w:r w:rsidRPr="000D383E">
              <w:t>Listener</w:t>
            </w:r>
          </w:p>
        </w:tc>
      </w:tr>
      <w:tr w:rsidR="000D383E" w14:paraId="0312E4AA" w14:textId="77777777" w:rsidTr="009A468A">
        <w:tc>
          <w:tcPr>
            <w:tcW w:w="3372" w:type="dxa"/>
            <w:vMerge/>
            <w:vAlign w:val="center"/>
          </w:tcPr>
          <w:p w14:paraId="0B323C18" w14:textId="77777777" w:rsidR="000D383E" w:rsidRPr="000D383E" w:rsidRDefault="000D383E" w:rsidP="009A468A">
            <w:pPr>
              <w:spacing w:before="158" w:after="158"/>
              <w:rPr>
                <w:b/>
                <w:bCs/>
              </w:rPr>
            </w:pPr>
          </w:p>
        </w:tc>
        <w:tc>
          <w:tcPr>
            <w:tcW w:w="5150" w:type="dxa"/>
          </w:tcPr>
          <w:p w14:paraId="21382C94" w14:textId="77777777" w:rsidR="000D383E" w:rsidRPr="000D383E" w:rsidRDefault="000D383E" w:rsidP="009A468A">
            <w:pPr>
              <w:spacing w:before="158" w:after="158"/>
              <w:rPr>
                <w:b/>
                <w:bCs/>
              </w:rPr>
            </w:pPr>
            <w:r w:rsidRPr="000D383E">
              <w:t>Servlet</w:t>
            </w:r>
          </w:p>
        </w:tc>
      </w:tr>
      <w:tr w:rsidR="000D383E" w14:paraId="2B0118E1" w14:textId="77777777" w:rsidTr="009A468A">
        <w:tc>
          <w:tcPr>
            <w:tcW w:w="3372" w:type="dxa"/>
            <w:vMerge w:val="restart"/>
            <w:vAlign w:val="center"/>
          </w:tcPr>
          <w:p w14:paraId="06DAF865" w14:textId="77777777" w:rsidR="000D383E" w:rsidRPr="000D383E" w:rsidRDefault="000D383E" w:rsidP="009A468A">
            <w:pPr>
              <w:spacing w:before="158" w:after="158"/>
              <w:rPr>
                <w:b/>
                <w:bCs/>
              </w:rPr>
            </w:pPr>
            <w:r w:rsidRPr="000D383E">
              <w:t>Resin</w:t>
            </w:r>
          </w:p>
        </w:tc>
        <w:tc>
          <w:tcPr>
            <w:tcW w:w="5150" w:type="dxa"/>
          </w:tcPr>
          <w:p w14:paraId="1977FBBC" w14:textId="77777777" w:rsidR="000D383E" w:rsidRPr="000D383E" w:rsidRDefault="000D383E" w:rsidP="009A468A">
            <w:pPr>
              <w:spacing w:before="158" w:after="158"/>
              <w:rPr>
                <w:b/>
                <w:bCs/>
              </w:rPr>
            </w:pPr>
            <w:r w:rsidRPr="000D383E">
              <w:t>Filter</w:t>
            </w:r>
          </w:p>
        </w:tc>
      </w:tr>
      <w:tr w:rsidR="000D383E" w14:paraId="708CC416" w14:textId="77777777" w:rsidTr="009A468A">
        <w:tc>
          <w:tcPr>
            <w:tcW w:w="3372" w:type="dxa"/>
            <w:vMerge/>
            <w:vAlign w:val="center"/>
          </w:tcPr>
          <w:p w14:paraId="6424462B" w14:textId="77777777" w:rsidR="000D383E" w:rsidRPr="000D383E" w:rsidRDefault="000D383E" w:rsidP="009A468A">
            <w:pPr>
              <w:spacing w:before="158" w:after="158"/>
              <w:rPr>
                <w:b/>
                <w:bCs/>
              </w:rPr>
            </w:pPr>
          </w:p>
        </w:tc>
        <w:tc>
          <w:tcPr>
            <w:tcW w:w="5150" w:type="dxa"/>
          </w:tcPr>
          <w:p w14:paraId="5EA4BA52" w14:textId="77777777" w:rsidR="000D383E" w:rsidRPr="000D383E" w:rsidRDefault="000D383E" w:rsidP="009A468A">
            <w:pPr>
              <w:spacing w:before="158" w:after="158"/>
              <w:rPr>
                <w:b/>
                <w:bCs/>
              </w:rPr>
            </w:pPr>
            <w:r w:rsidRPr="000D383E">
              <w:t>Listener</w:t>
            </w:r>
          </w:p>
        </w:tc>
      </w:tr>
      <w:tr w:rsidR="000D383E" w14:paraId="3310E6C0" w14:textId="77777777" w:rsidTr="009A468A">
        <w:tc>
          <w:tcPr>
            <w:tcW w:w="3372" w:type="dxa"/>
            <w:vMerge/>
            <w:vAlign w:val="center"/>
          </w:tcPr>
          <w:p w14:paraId="634B7A33" w14:textId="77777777" w:rsidR="000D383E" w:rsidRPr="000D383E" w:rsidRDefault="000D383E" w:rsidP="009A468A">
            <w:pPr>
              <w:spacing w:before="158" w:after="158"/>
              <w:rPr>
                <w:b/>
                <w:bCs/>
              </w:rPr>
            </w:pPr>
          </w:p>
        </w:tc>
        <w:tc>
          <w:tcPr>
            <w:tcW w:w="5150" w:type="dxa"/>
          </w:tcPr>
          <w:p w14:paraId="619BDA41" w14:textId="77777777" w:rsidR="000D383E" w:rsidRPr="000D383E" w:rsidRDefault="000D383E" w:rsidP="009A468A">
            <w:pPr>
              <w:spacing w:before="158" w:after="158"/>
            </w:pPr>
            <w:r w:rsidRPr="000D383E">
              <w:t>Servlet</w:t>
            </w:r>
          </w:p>
        </w:tc>
      </w:tr>
      <w:tr w:rsidR="000D383E" w14:paraId="770E4A25" w14:textId="77777777" w:rsidTr="009A468A">
        <w:tc>
          <w:tcPr>
            <w:tcW w:w="3372" w:type="dxa"/>
            <w:vMerge/>
            <w:vAlign w:val="center"/>
          </w:tcPr>
          <w:p w14:paraId="2A71263F" w14:textId="77777777" w:rsidR="000D383E" w:rsidRPr="000D383E" w:rsidRDefault="000D383E" w:rsidP="009A468A">
            <w:pPr>
              <w:spacing w:before="158" w:after="158"/>
              <w:rPr>
                <w:b/>
                <w:bCs/>
              </w:rPr>
            </w:pPr>
          </w:p>
        </w:tc>
        <w:tc>
          <w:tcPr>
            <w:tcW w:w="5150" w:type="dxa"/>
          </w:tcPr>
          <w:p w14:paraId="51D51833" w14:textId="77777777" w:rsidR="000D383E" w:rsidRPr="000D383E" w:rsidRDefault="000D383E" w:rsidP="009A468A">
            <w:pPr>
              <w:spacing w:before="158" w:after="158"/>
            </w:pPr>
            <w:r w:rsidRPr="000D383E">
              <w:t>WebSocket</w:t>
            </w:r>
          </w:p>
        </w:tc>
      </w:tr>
      <w:tr w:rsidR="000D383E" w14:paraId="622030C8" w14:textId="77777777" w:rsidTr="000D383E">
        <w:tc>
          <w:tcPr>
            <w:tcW w:w="3372" w:type="dxa"/>
            <w:vMerge w:val="restart"/>
            <w:vAlign w:val="center"/>
          </w:tcPr>
          <w:p w14:paraId="7A3F63AD" w14:textId="77777777" w:rsidR="000D383E" w:rsidRPr="000D383E" w:rsidRDefault="000D383E" w:rsidP="009A468A">
            <w:pPr>
              <w:spacing w:before="158" w:after="158"/>
              <w:rPr>
                <w:b/>
                <w:bCs/>
              </w:rPr>
            </w:pPr>
            <w:r w:rsidRPr="000D383E">
              <w:t>黑客工具</w:t>
            </w:r>
          </w:p>
        </w:tc>
        <w:tc>
          <w:tcPr>
            <w:tcW w:w="5150" w:type="dxa"/>
            <w:shd w:val="clear" w:color="auto" w:fill="auto"/>
          </w:tcPr>
          <w:p w14:paraId="6CDFD5F6" w14:textId="77777777" w:rsidR="000D383E" w:rsidRPr="000D383E" w:rsidRDefault="000D383E" w:rsidP="009A468A">
            <w:pPr>
              <w:spacing w:before="158" w:after="158"/>
            </w:pPr>
            <w:r w:rsidRPr="000D383E">
              <w:t>Godzilla</w:t>
            </w:r>
          </w:p>
        </w:tc>
      </w:tr>
      <w:tr w:rsidR="000D383E" w14:paraId="6B734908" w14:textId="77777777" w:rsidTr="009A468A">
        <w:tc>
          <w:tcPr>
            <w:tcW w:w="3372" w:type="dxa"/>
            <w:vMerge/>
            <w:vAlign w:val="center"/>
          </w:tcPr>
          <w:p w14:paraId="07FC5096" w14:textId="77777777" w:rsidR="000D383E" w:rsidRDefault="000D383E" w:rsidP="009A468A">
            <w:pPr>
              <w:spacing w:before="158" w:after="158"/>
              <w:rPr>
                <w:b/>
                <w:bCs/>
              </w:rPr>
            </w:pPr>
          </w:p>
        </w:tc>
        <w:tc>
          <w:tcPr>
            <w:tcW w:w="5150" w:type="dxa"/>
          </w:tcPr>
          <w:p w14:paraId="75AC3B7E" w14:textId="77777777" w:rsidR="000D383E" w:rsidRPr="000D383E" w:rsidRDefault="000D383E" w:rsidP="009A468A">
            <w:pPr>
              <w:spacing w:before="158" w:after="158"/>
            </w:pPr>
            <w:proofErr w:type="spellStart"/>
            <w:r>
              <w:t>Behinder</w:t>
            </w:r>
            <w:proofErr w:type="spellEnd"/>
          </w:p>
        </w:tc>
      </w:tr>
    </w:tbl>
    <w:p w14:paraId="7CE67227" w14:textId="6A16960E" w:rsidR="000D383E" w:rsidRDefault="000D383E" w:rsidP="000D383E">
      <w:pPr>
        <w:pStyle w:val="3dbapp"/>
        <w:spacing w:before="158" w:after="158"/>
      </w:pPr>
      <w:bookmarkStart w:id="194" w:name="_Toc181005552"/>
      <w:r>
        <w:rPr>
          <w:rFonts w:hint="eastAsia"/>
        </w:rPr>
        <w:t>防恶意探测</w:t>
      </w:r>
      <w:bookmarkEnd w:id="194"/>
    </w:p>
    <w:p w14:paraId="4A7FB408" w14:textId="7E231015" w:rsidR="00860B93" w:rsidRDefault="00860B93" w:rsidP="00860B93">
      <w:pPr>
        <w:spacing w:before="158" w:after="158"/>
        <w:textAlignment w:val="center"/>
        <w:rPr>
          <w:rFonts w:ascii="Microsoft YaHei" w:eastAsia="Microsoft YaHei" w:hAnsi="Microsoft YaHei" w:cs="Microsoft YaHei"/>
          <w:szCs w:val="21"/>
          <w:lang w:bidi="ar"/>
        </w:rPr>
      </w:pPr>
      <w:r>
        <w:rPr>
          <w:rFonts w:ascii="Microsoft YaHei" w:eastAsia="Microsoft YaHei" w:hAnsi="Microsoft YaHei" w:cs="Microsoft YaHei" w:hint="eastAsia"/>
          <w:szCs w:val="21"/>
          <w:lang w:bidi="ar"/>
        </w:rPr>
        <w:t>基于高置信度</w:t>
      </w:r>
      <w:r w:rsidRPr="00804368">
        <w:rPr>
          <w:rFonts w:ascii="Microsoft YaHei" w:eastAsia="Microsoft YaHei" w:hAnsi="Microsoft YaHei" w:cs="Microsoft YaHei" w:hint="eastAsia"/>
          <w:szCs w:val="21"/>
          <w:lang w:bidi="ar"/>
        </w:rPr>
        <w:t>入站</w:t>
      </w:r>
      <w:r>
        <w:rPr>
          <w:rFonts w:ascii="Microsoft YaHei" w:eastAsia="Microsoft YaHei" w:hAnsi="Microsoft YaHei" w:cs="Microsoft YaHei" w:hint="eastAsia"/>
          <w:szCs w:val="21"/>
          <w:lang w:bidi="ar"/>
        </w:rPr>
        <w:t>IP情报的碰撞对比及IP活跃度分析</w:t>
      </w:r>
      <w:r w:rsidRPr="00804368">
        <w:rPr>
          <w:rFonts w:ascii="Microsoft YaHei" w:eastAsia="Microsoft YaHei" w:hAnsi="Microsoft YaHei" w:cs="Microsoft YaHei" w:hint="eastAsia"/>
          <w:szCs w:val="21"/>
          <w:lang w:bidi="ar"/>
        </w:rPr>
        <w:t>，</w:t>
      </w:r>
      <w:r>
        <w:rPr>
          <w:rFonts w:ascii="Microsoft YaHei" w:eastAsia="Microsoft YaHei" w:hAnsi="Microsoft YaHei" w:cs="Microsoft YaHei" w:hint="eastAsia"/>
          <w:szCs w:val="21"/>
          <w:lang w:bidi="ar"/>
        </w:rPr>
        <w:t>阻断</w:t>
      </w:r>
      <w:r w:rsidRPr="00804368">
        <w:rPr>
          <w:rFonts w:ascii="Microsoft YaHei" w:eastAsia="Microsoft YaHei" w:hAnsi="Microsoft YaHei" w:cs="Microsoft YaHei" w:hint="eastAsia"/>
          <w:szCs w:val="21"/>
          <w:lang w:bidi="ar"/>
        </w:rPr>
        <w:t>全网探测扫描、漏洞利用、暴力破解等恶意行为。</w:t>
      </w:r>
    </w:p>
    <w:p w14:paraId="123BDCC4" w14:textId="77777777" w:rsidR="000D383E" w:rsidRPr="00860B93" w:rsidRDefault="000D383E" w:rsidP="00FE0339">
      <w:pPr>
        <w:spacing w:before="158" w:after="158"/>
      </w:pPr>
    </w:p>
    <w:p w14:paraId="5F56F88E" w14:textId="77777777" w:rsidR="001E00E5" w:rsidRDefault="00000000">
      <w:pPr>
        <w:pStyle w:val="3dbapp"/>
        <w:spacing w:before="158" w:after="158"/>
        <w:rPr>
          <w:bCs/>
        </w:rPr>
      </w:pPr>
      <w:bookmarkStart w:id="195" w:name="_Toc120091620"/>
      <w:bookmarkStart w:id="196" w:name="_Toc69834381"/>
      <w:bookmarkStart w:id="197" w:name="_Toc698424083"/>
      <w:bookmarkStart w:id="198" w:name="_Toc181005553"/>
      <w:r>
        <w:rPr>
          <w:rFonts w:hint="eastAsia"/>
          <w:bCs/>
        </w:rPr>
        <w:t>弹窗拦截</w:t>
      </w:r>
      <w:bookmarkEnd w:id="198"/>
    </w:p>
    <w:p w14:paraId="268A481D" w14:textId="77777777" w:rsidR="001E00E5" w:rsidRDefault="00000000">
      <w:pPr>
        <w:spacing w:before="158" w:after="158"/>
      </w:pPr>
      <w:r>
        <w:rPr>
          <w:rFonts w:hint="eastAsia"/>
        </w:rPr>
        <w:t>自动识别并拦截终端上的广告弹窗，覆盖输入法、压缩类、杀毒软件、视频播放、浏览器、游戏助手、模拟器、装机下载、桌面管理、办公学习、聊天通讯、图片编辑、网络工具等</w:t>
      </w:r>
      <w:r>
        <w:rPr>
          <w:rFonts w:hint="eastAsia"/>
        </w:rPr>
        <w:t xml:space="preserve"> 15 </w:t>
      </w:r>
      <w:r>
        <w:rPr>
          <w:rFonts w:hint="eastAsia"/>
        </w:rPr>
        <w:t>大类软件、</w:t>
      </w:r>
      <w:r>
        <w:rPr>
          <w:rFonts w:hint="eastAsia"/>
        </w:rPr>
        <w:t xml:space="preserve">100+ </w:t>
      </w:r>
      <w:r>
        <w:rPr>
          <w:rFonts w:hint="eastAsia"/>
        </w:rPr>
        <w:t>款软件，</w:t>
      </w:r>
      <w:r>
        <w:rPr>
          <w:rFonts w:hint="eastAsia"/>
        </w:rPr>
        <w:t xml:space="preserve">500+ </w:t>
      </w:r>
      <w:r>
        <w:rPr>
          <w:rFonts w:hint="eastAsia"/>
        </w:rPr>
        <w:t>种广告弹窗。</w:t>
      </w:r>
    </w:p>
    <w:p w14:paraId="21FD42EC" w14:textId="77777777" w:rsidR="001E00E5" w:rsidRDefault="00000000">
      <w:pPr>
        <w:pStyle w:val="3dbapp"/>
        <w:spacing w:before="158" w:after="158"/>
        <w:rPr>
          <w:bCs/>
        </w:rPr>
      </w:pPr>
      <w:bookmarkStart w:id="199" w:name="_Toc181005554"/>
      <w:r>
        <w:rPr>
          <w:rFonts w:hint="eastAsia"/>
          <w:bCs/>
        </w:rPr>
        <w:t>防暴力破解</w:t>
      </w:r>
      <w:bookmarkEnd w:id="195"/>
      <w:bookmarkEnd w:id="199"/>
    </w:p>
    <w:p w14:paraId="0BFD2F08" w14:textId="77777777" w:rsidR="001E00E5" w:rsidRDefault="00000000">
      <w:pPr>
        <w:spacing w:before="158" w:after="158"/>
      </w:pPr>
      <w:r>
        <w:rPr>
          <w:rFonts w:hint="eastAsia"/>
        </w:rPr>
        <w:t>当某个</w:t>
      </w:r>
      <w:r>
        <w:t>IP</w:t>
      </w:r>
      <w:r>
        <w:rPr>
          <w:rFonts w:hint="eastAsia"/>
        </w:rPr>
        <w:t>在设置的时间周期内登录系统的失败次数达到一定数量时，会将该恶意探测</w:t>
      </w:r>
      <w:r>
        <w:t>IP</w:t>
      </w:r>
      <w:r>
        <w:rPr>
          <w:rFonts w:hint="eastAsia"/>
        </w:rPr>
        <w:t>锁定，防止其进一步试探获取系统登录口令。用户可在终端详情内查看并解除已临时锁定的</w:t>
      </w:r>
      <w:r>
        <w:t>IP</w:t>
      </w:r>
      <w:r>
        <w:rPr>
          <w:rFonts w:hint="eastAsia"/>
        </w:rPr>
        <w:t>。</w:t>
      </w:r>
    </w:p>
    <w:p w14:paraId="0B01EA7A" w14:textId="77777777" w:rsidR="001E00E5" w:rsidRDefault="00000000">
      <w:pPr>
        <w:pStyle w:val="3dbapp"/>
        <w:spacing w:before="158" w:after="158"/>
        <w:rPr>
          <w:bCs/>
        </w:rPr>
      </w:pPr>
      <w:bookmarkStart w:id="200" w:name="_Toc120091621"/>
      <w:bookmarkStart w:id="201" w:name="_Toc181005555"/>
      <w:r>
        <w:rPr>
          <w:rFonts w:hint="eastAsia"/>
          <w:bCs/>
        </w:rPr>
        <w:t>防端口扫描</w:t>
      </w:r>
      <w:bookmarkEnd w:id="200"/>
      <w:bookmarkEnd w:id="201"/>
    </w:p>
    <w:p w14:paraId="638CF002" w14:textId="77777777" w:rsidR="001E00E5" w:rsidRDefault="00000000">
      <w:pPr>
        <w:spacing w:before="158" w:after="158"/>
      </w:pPr>
      <w:r>
        <w:rPr>
          <w:rFonts w:hint="eastAsia"/>
        </w:rPr>
        <w:t>在网络驱动中检查入站到本机的数据包，当某个</w:t>
      </w:r>
      <w:r>
        <w:rPr>
          <w:rFonts w:cs="Times New Roman" w:hint="eastAsia"/>
        </w:rPr>
        <w:t>IP</w:t>
      </w:r>
      <w:r>
        <w:rPr>
          <w:rFonts w:hint="eastAsia"/>
        </w:rPr>
        <w:t>在设置的时间周期内连接本地的不重复的端口数量达到一定次数时，可将该恶意探测</w:t>
      </w:r>
      <w:r>
        <w:rPr>
          <w:rFonts w:cs="Times New Roman"/>
        </w:rPr>
        <w:t>IP</w:t>
      </w:r>
      <w:r>
        <w:rPr>
          <w:rFonts w:hint="eastAsia"/>
        </w:rPr>
        <w:t>锁定，防止其进一步获取终端敏感信息。</w:t>
      </w:r>
    </w:p>
    <w:p w14:paraId="30E06494" w14:textId="77777777" w:rsidR="001E00E5" w:rsidRDefault="00000000">
      <w:pPr>
        <w:spacing w:before="158" w:after="158"/>
      </w:pPr>
      <w:r>
        <w:rPr>
          <w:rFonts w:hint="eastAsia"/>
        </w:rPr>
        <w:t>用户可以查看并解除已临时锁定的</w:t>
      </w:r>
      <w:r>
        <w:rPr>
          <w:rFonts w:cs="Times New Roman"/>
        </w:rPr>
        <w:t>IP</w:t>
      </w:r>
      <w:r>
        <w:rPr>
          <w:rFonts w:hint="eastAsia"/>
        </w:rPr>
        <w:t>清单。</w:t>
      </w:r>
    </w:p>
    <w:p w14:paraId="2B7F522A" w14:textId="77777777" w:rsidR="001E00E5" w:rsidRDefault="00000000">
      <w:pPr>
        <w:pStyle w:val="3dbapp"/>
        <w:spacing w:before="158" w:after="158"/>
        <w:rPr>
          <w:bCs/>
        </w:rPr>
      </w:pPr>
      <w:bookmarkStart w:id="202" w:name="_Toc120091622"/>
      <w:bookmarkStart w:id="203" w:name="_Toc181005556"/>
      <w:r>
        <w:rPr>
          <w:rFonts w:hint="eastAsia"/>
          <w:bCs/>
        </w:rPr>
        <w:t>反弹</w:t>
      </w:r>
      <w:r>
        <w:rPr>
          <w:bCs/>
        </w:rPr>
        <w:t>S</w:t>
      </w:r>
      <w:r>
        <w:rPr>
          <w:rFonts w:hint="eastAsia"/>
          <w:bCs/>
        </w:rPr>
        <w:t>hell</w:t>
      </w:r>
      <w:bookmarkEnd w:id="202"/>
      <w:bookmarkEnd w:id="203"/>
    </w:p>
    <w:p w14:paraId="4E7FEB46" w14:textId="77777777" w:rsidR="001E00E5" w:rsidRDefault="00000000">
      <w:pPr>
        <w:spacing w:before="158" w:after="158"/>
      </w:pPr>
      <w:r>
        <w:rPr>
          <w:rFonts w:hint="eastAsia"/>
        </w:rPr>
        <w:t>采用进程调用命令行分析、</w:t>
      </w:r>
      <w:r>
        <w:rPr>
          <w:rFonts w:hint="eastAsia"/>
        </w:rPr>
        <w:t>Socket</w:t>
      </w:r>
      <w:r>
        <w:rPr>
          <w:rFonts w:hint="eastAsia"/>
        </w:rPr>
        <w:t>重定向检测等机制发现反弹</w:t>
      </w:r>
      <w:r>
        <w:rPr>
          <w:rFonts w:hint="eastAsia"/>
        </w:rPr>
        <w:t>Shell</w:t>
      </w:r>
      <w:r>
        <w:rPr>
          <w:rFonts w:hint="eastAsia"/>
        </w:rPr>
        <w:t>。</w:t>
      </w:r>
    </w:p>
    <w:p w14:paraId="1C71CA5A" w14:textId="77777777" w:rsidR="001E00E5" w:rsidRDefault="00000000">
      <w:pPr>
        <w:pStyle w:val="2"/>
        <w:spacing w:before="158" w:after="158"/>
      </w:pPr>
      <w:bookmarkStart w:id="204" w:name="_Toc120091623"/>
      <w:bookmarkStart w:id="205" w:name="_Toc181005557"/>
      <w:r>
        <w:rPr>
          <w:rFonts w:hint="eastAsia"/>
        </w:rPr>
        <w:t>威胁情报</w:t>
      </w:r>
      <w:bookmarkEnd w:id="196"/>
      <w:bookmarkEnd w:id="197"/>
      <w:bookmarkEnd w:id="204"/>
      <w:bookmarkEnd w:id="205"/>
    </w:p>
    <w:p w14:paraId="546CA414" w14:textId="77777777" w:rsidR="001E00E5" w:rsidRDefault="00000000">
      <w:pPr>
        <w:pStyle w:val="3dbapp"/>
        <w:spacing w:before="158" w:after="158"/>
      </w:pPr>
      <w:bookmarkStart w:id="206" w:name="_Toc120091624"/>
      <w:bookmarkStart w:id="207" w:name="_Toc181005558"/>
      <w:r>
        <w:rPr>
          <w:rFonts w:hint="eastAsia"/>
        </w:rPr>
        <w:t>智能鉴定</w:t>
      </w:r>
      <w:bookmarkEnd w:id="206"/>
      <w:bookmarkEnd w:id="207"/>
    </w:p>
    <w:p w14:paraId="66DF74BF" w14:textId="77777777" w:rsidR="001E00E5" w:rsidRDefault="00000000">
      <w:pPr>
        <w:spacing w:before="158" w:after="158"/>
        <w:rPr>
          <w:lang w:eastAsia="zh-Hans"/>
        </w:rPr>
      </w:pPr>
      <w:r>
        <w:rPr>
          <w:lang w:eastAsia="zh-Hans"/>
        </w:rPr>
        <w:t>支持对</w:t>
      </w:r>
      <w:r>
        <w:rPr>
          <w:lang w:eastAsia="zh-Hans"/>
        </w:rPr>
        <w:t>APT</w:t>
      </w:r>
      <w:r>
        <w:rPr>
          <w:lang w:eastAsia="zh-Hans"/>
        </w:rPr>
        <w:t>、木马、病毒、蠕虫、后门、勒索、挖矿、僵尸网络、漏洞利用等</w:t>
      </w:r>
      <w:r>
        <w:rPr>
          <w:lang w:eastAsia="zh-Hans"/>
        </w:rPr>
        <w:t>10</w:t>
      </w:r>
      <w:r>
        <w:rPr>
          <w:lang w:eastAsia="zh-Hans"/>
        </w:rPr>
        <w:t>余种不同类型的威胁</w:t>
      </w:r>
      <w:r w:rsidR="00FE0339">
        <w:rPr>
          <w:rFonts w:hint="eastAsia"/>
        </w:rPr>
        <w:t>基于文件、域名、</w:t>
      </w:r>
      <w:r w:rsidR="00FE0339">
        <w:rPr>
          <w:rFonts w:hint="eastAsia"/>
        </w:rPr>
        <w:t xml:space="preserve">IP </w:t>
      </w:r>
      <w:r w:rsidR="00FE0339">
        <w:rPr>
          <w:rFonts w:hint="eastAsia"/>
        </w:rPr>
        <w:t>等</w:t>
      </w:r>
      <w:r w:rsidR="00FE0339">
        <w:rPr>
          <w:rFonts w:hint="eastAsia"/>
        </w:rPr>
        <w:t xml:space="preserve"> IOC </w:t>
      </w:r>
      <w:r w:rsidR="00FE0339">
        <w:rPr>
          <w:rFonts w:hint="eastAsia"/>
        </w:rPr>
        <w:t>进行</w:t>
      </w:r>
      <w:r>
        <w:rPr>
          <w:lang w:eastAsia="zh-Hans"/>
        </w:rPr>
        <w:t>进行离线鉴定</w:t>
      </w:r>
      <w:r w:rsidR="00FE0339">
        <w:rPr>
          <w:rFonts w:hint="eastAsia"/>
        </w:rPr>
        <w:t>分析</w:t>
      </w:r>
      <w:r>
        <w:rPr>
          <w:lang w:eastAsia="zh-Hans"/>
        </w:rPr>
        <w:t>。</w:t>
      </w:r>
    </w:p>
    <w:p w14:paraId="258EA94B" w14:textId="77777777" w:rsidR="001E00E5" w:rsidRDefault="00000000">
      <w:pPr>
        <w:pStyle w:val="3dbapp"/>
        <w:spacing w:before="158" w:after="158"/>
      </w:pPr>
      <w:bookmarkStart w:id="208" w:name="_Toc120091625"/>
      <w:bookmarkStart w:id="209" w:name="_Toc181005559"/>
      <w:r>
        <w:rPr>
          <w:rFonts w:hint="eastAsia"/>
        </w:rPr>
        <w:lastRenderedPageBreak/>
        <w:t>沙箱分析</w:t>
      </w:r>
      <w:bookmarkEnd w:id="208"/>
      <w:bookmarkEnd w:id="209"/>
    </w:p>
    <w:p w14:paraId="6D0156EB" w14:textId="77777777" w:rsidR="001E00E5" w:rsidRDefault="00000000">
      <w:pPr>
        <w:spacing w:before="158" w:after="158"/>
        <w:rPr>
          <w:lang w:eastAsia="zh-Hans"/>
        </w:rPr>
      </w:pPr>
      <w:r>
        <w:rPr>
          <w:lang w:eastAsia="zh-Hans"/>
        </w:rPr>
        <w:t>管理平台联网时，支持对文件进行在线沙箱、多引擎、情报分析，可在线预览分析结果并支持报告下载。</w:t>
      </w:r>
    </w:p>
    <w:p w14:paraId="44CA40F1" w14:textId="59324C7A" w:rsidR="00D57B0E" w:rsidRDefault="00D57B0E" w:rsidP="00D57B0E">
      <w:pPr>
        <w:pStyle w:val="2"/>
        <w:spacing w:before="158" w:after="158"/>
      </w:pPr>
      <w:bookmarkStart w:id="210" w:name="_Toc181005560"/>
      <w:r>
        <w:rPr>
          <w:rFonts w:hint="eastAsia"/>
        </w:rPr>
        <w:t>微隔离</w:t>
      </w:r>
      <w:bookmarkEnd w:id="210"/>
    </w:p>
    <w:p w14:paraId="57E1536F" w14:textId="77777777" w:rsidR="00D57B0E" w:rsidRDefault="00D57B0E" w:rsidP="00D57B0E">
      <w:pPr>
        <w:pStyle w:val="3dbapp"/>
        <w:spacing w:before="158" w:after="158"/>
        <w:rPr>
          <w:w w:val="105"/>
        </w:rPr>
      </w:pPr>
      <w:bookmarkStart w:id="211" w:name="_Toc181005561"/>
      <w:r>
        <w:rPr>
          <w:rFonts w:hint="eastAsia"/>
          <w:w w:val="105"/>
        </w:rPr>
        <w:t>流量画像</w:t>
      </w:r>
      <w:bookmarkEnd w:id="211"/>
    </w:p>
    <w:p w14:paraId="7A4ABC7C" w14:textId="77777777" w:rsidR="00D57B0E" w:rsidRDefault="00D57B0E" w:rsidP="00D57B0E">
      <w:pPr>
        <w:spacing w:before="158" w:after="158"/>
      </w:pPr>
      <w:r>
        <w:rPr>
          <w:rFonts w:hint="eastAsia"/>
        </w:rPr>
        <w:t>流量画像通过绘制内网全景流量图展示内网主机间的通信关系和内网主机对外通信情况，发现威胁后可对主机间通信进行一键阻断。流量画像功能首页对全景流量图进行展示，用户可根据</w:t>
      </w:r>
      <w:r>
        <w:rPr>
          <w:rFonts w:cs="Times New Roman"/>
        </w:rPr>
        <w:t>Windows</w:t>
      </w:r>
      <w:r>
        <w:rPr>
          <w:rFonts w:hint="eastAsia"/>
        </w:rPr>
        <w:t>服务器、</w:t>
      </w:r>
      <w:r>
        <w:rPr>
          <w:rFonts w:cs="Times New Roman"/>
        </w:rPr>
        <w:t>Linux</w:t>
      </w:r>
      <w:r>
        <w:rPr>
          <w:rFonts w:hint="eastAsia"/>
        </w:rPr>
        <w:t>服务器、</w:t>
      </w:r>
      <w:r>
        <w:rPr>
          <w:rFonts w:cs="Times New Roman"/>
        </w:rPr>
        <w:t>PC</w:t>
      </w:r>
      <w:r>
        <w:rPr>
          <w:rFonts w:hint="eastAsia"/>
        </w:rPr>
        <w:t>三类主机和端口、时间进行过滤查看；通过自定义模板，可根据终端分组、终端标签、终端名称、终端</w:t>
      </w:r>
      <w:r>
        <w:rPr>
          <w:rFonts w:cs="Times New Roman"/>
        </w:rPr>
        <w:t>IP</w:t>
      </w:r>
      <w:r>
        <w:rPr>
          <w:rFonts w:hint="eastAsia"/>
        </w:rPr>
        <w:t>（条件之间的关系为且</w:t>
      </w:r>
      <w:r>
        <w:rPr>
          <w:rFonts w:cs="Helvetica Neue"/>
        </w:rPr>
        <w:t>/</w:t>
      </w:r>
      <w:r>
        <w:rPr>
          <w:rFonts w:hint="eastAsia"/>
        </w:rPr>
        <w:t>或）进行过滤查看，无遗漏查看内网主机通信情况。</w:t>
      </w:r>
    </w:p>
    <w:p w14:paraId="202DE838" w14:textId="77777777" w:rsidR="00D57B0E" w:rsidRDefault="00D57B0E" w:rsidP="00D57B0E">
      <w:pPr>
        <w:numPr>
          <w:ilvl w:val="0"/>
          <w:numId w:val="33"/>
        </w:numPr>
        <w:spacing w:before="158" w:after="158"/>
      </w:pPr>
      <w:r>
        <w:rPr>
          <w:rFonts w:hint="eastAsia"/>
        </w:rPr>
        <w:t>对于单个主机，可查看其通信关系图和通信关系列表。列表信息包括通信方向时间、</w:t>
      </w:r>
      <w:r>
        <w:rPr>
          <w:rFonts w:cs="Times New Roman"/>
        </w:rPr>
        <w:t>IP</w:t>
      </w:r>
      <w:r>
        <w:rPr>
          <w:rFonts w:hint="eastAsia"/>
        </w:rPr>
        <w:t>、端口、协议、时间、次数，大量通信信息可以进行过滤查看。</w:t>
      </w:r>
    </w:p>
    <w:p w14:paraId="542FB1F1" w14:textId="49F8A89D" w:rsidR="00D57B0E" w:rsidRPr="00D57B0E" w:rsidRDefault="00D57B0E" w:rsidP="00D57B0E">
      <w:pPr>
        <w:numPr>
          <w:ilvl w:val="0"/>
          <w:numId w:val="33"/>
        </w:numPr>
        <w:spacing w:before="158" w:after="158"/>
      </w:pPr>
      <w:r>
        <w:rPr>
          <w:rFonts w:hint="eastAsia"/>
        </w:rPr>
        <w:t>对于通信路径，也可查看其通信关系列表，列表信息包括时间、</w:t>
      </w:r>
      <w:r>
        <w:rPr>
          <w:rFonts w:cs="Times New Roman"/>
        </w:rPr>
        <w:t>IP</w:t>
      </w:r>
      <w:r>
        <w:rPr>
          <w:rFonts w:hint="eastAsia"/>
        </w:rPr>
        <w:t>、端口、协议、时间、次数，便于用户分析威胁产生时间，追溯攻击源。</w:t>
      </w:r>
    </w:p>
    <w:p w14:paraId="677069CF" w14:textId="77777777" w:rsidR="001E00E5" w:rsidRDefault="00000000">
      <w:pPr>
        <w:pStyle w:val="2"/>
        <w:spacing w:before="158" w:after="158"/>
      </w:pPr>
      <w:bookmarkStart w:id="212" w:name="_Toc120091626"/>
      <w:bookmarkStart w:id="213" w:name="_Toc181005562"/>
      <w:r>
        <w:rPr>
          <w:rFonts w:hint="eastAsia"/>
        </w:rPr>
        <w:t>响应处置</w:t>
      </w:r>
      <w:bookmarkEnd w:id="212"/>
      <w:bookmarkEnd w:id="213"/>
    </w:p>
    <w:p w14:paraId="5E980E87" w14:textId="0C466C27" w:rsidR="001E00E5" w:rsidRDefault="00D57B0E">
      <w:pPr>
        <w:pStyle w:val="3dbapp"/>
        <w:spacing w:before="158" w:after="158"/>
      </w:pPr>
      <w:bookmarkStart w:id="214" w:name="_Toc181005563"/>
      <w:bookmarkEnd w:id="162"/>
      <w:bookmarkEnd w:id="163"/>
      <w:r>
        <w:rPr>
          <w:rFonts w:hint="eastAsia"/>
        </w:rPr>
        <w:t>响应管理</w:t>
      </w:r>
      <w:bookmarkEnd w:id="214"/>
    </w:p>
    <w:p w14:paraId="4C7EA2D8" w14:textId="4BA3DD1F" w:rsidR="001E00E5" w:rsidRDefault="00D57B0E">
      <w:pPr>
        <w:numPr>
          <w:ilvl w:val="0"/>
          <w:numId w:val="33"/>
        </w:numPr>
        <w:spacing w:before="158" w:after="158"/>
      </w:pPr>
      <w:r>
        <w:rPr>
          <w:rFonts w:hint="eastAsia"/>
        </w:rPr>
        <w:t>终端隔离：基于</w:t>
      </w:r>
      <w:r>
        <w:rPr>
          <w:rFonts w:hint="eastAsia"/>
        </w:rPr>
        <w:t xml:space="preserve"> </w:t>
      </w:r>
      <w:r w:rsidR="00BA3225">
        <w:rPr>
          <w:rFonts w:hint="eastAsia"/>
        </w:rPr>
        <w:t>i</w:t>
      </w:r>
      <w:r>
        <w:rPr>
          <w:rFonts w:hint="eastAsia"/>
        </w:rPr>
        <w:t>ptable</w:t>
      </w:r>
      <w:r w:rsidR="00BA3225">
        <w:rPr>
          <w:rFonts w:hint="eastAsia"/>
        </w:rPr>
        <w:t>s</w:t>
      </w:r>
      <w:r>
        <w:rPr>
          <w:rFonts w:hint="eastAsia"/>
        </w:rPr>
        <w:t>，</w:t>
      </w:r>
      <w:r w:rsidR="00855763">
        <w:rPr>
          <w:rFonts w:hint="eastAsia"/>
        </w:rPr>
        <w:t>阻断终端与任意</w:t>
      </w:r>
      <w:r w:rsidR="00855763">
        <w:rPr>
          <w:rFonts w:hint="eastAsia"/>
        </w:rPr>
        <w:t xml:space="preserve"> IP </w:t>
      </w:r>
      <w:r w:rsidR="00855763">
        <w:rPr>
          <w:rFonts w:hint="eastAsia"/>
        </w:rPr>
        <w:t>的出入站访问，仅保留与</w:t>
      </w:r>
      <w:r w:rsidR="00855763">
        <w:rPr>
          <w:rFonts w:hint="eastAsia"/>
        </w:rPr>
        <w:t xml:space="preserve"> EDR </w:t>
      </w:r>
      <w:r w:rsidR="00855763">
        <w:rPr>
          <w:rFonts w:hint="eastAsia"/>
        </w:rPr>
        <w:t>平台的连接，遏制威胁扩散；</w:t>
      </w:r>
    </w:p>
    <w:p w14:paraId="6F8795CB" w14:textId="06EAC4CF" w:rsidR="00D57B0E" w:rsidRDefault="00D57B0E">
      <w:pPr>
        <w:numPr>
          <w:ilvl w:val="0"/>
          <w:numId w:val="33"/>
        </w:numPr>
        <w:spacing w:before="158" w:after="158"/>
      </w:pPr>
      <w:r>
        <w:rPr>
          <w:rFonts w:hint="eastAsia"/>
        </w:rPr>
        <w:t>文件隔离：通过文件监控</w:t>
      </w:r>
      <w:r w:rsidR="00855763">
        <w:rPr>
          <w:rFonts w:hint="eastAsia"/>
        </w:rPr>
        <w:t>技术</w:t>
      </w:r>
      <w:r>
        <w:rPr>
          <w:rFonts w:hint="eastAsia"/>
        </w:rPr>
        <w:t>，</w:t>
      </w:r>
      <w:r>
        <w:rPr>
          <w:rFonts w:ascii="-apple-system" w:hAnsi="-apple-system"/>
          <w:color w:val="060607"/>
          <w:spacing w:val="4"/>
          <w:szCs w:val="21"/>
          <w:shd w:val="clear" w:color="auto" w:fill="FFFFFF"/>
        </w:rPr>
        <w:t>将可疑或已知恶意文件从正常业务流程中移除，并将其置于受控环境中进行进一步分析</w:t>
      </w:r>
      <w:r>
        <w:rPr>
          <w:rFonts w:ascii="-apple-system" w:hAnsi="-apple-system" w:hint="eastAsia"/>
          <w:color w:val="060607"/>
          <w:spacing w:val="4"/>
          <w:szCs w:val="21"/>
          <w:shd w:val="clear" w:color="auto" w:fill="FFFFFF"/>
        </w:rPr>
        <w:t>，</w:t>
      </w:r>
      <w:r>
        <w:rPr>
          <w:rFonts w:ascii="-apple-system" w:hAnsi="-apple-system"/>
          <w:color w:val="060607"/>
          <w:spacing w:val="4"/>
          <w:szCs w:val="21"/>
          <w:shd w:val="clear" w:color="auto" w:fill="FFFFFF"/>
        </w:rPr>
        <w:t>防止文件被执行或传播</w:t>
      </w:r>
    </w:p>
    <w:p w14:paraId="1F20891F" w14:textId="113B9FDF" w:rsidR="00D57B0E" w:rsidRDefault="00D57B0E">
      <w:pPr>
        <w:numPr>
          <w:ilvl w:val="0"/>
          <w:numId w:val="33"/>
        </w:numPr>
        <w:spacing w:before="158" w:after="158"/>
      </w:pPr>
      <w:r>
        <w:rPr>
          <w:rFonts w:hint="eastAsia"/>
        </w:rPr>
        <w:lastRenderedPageBreak/>
        <w:t xml:space="preserve">IP </w:t>
      </w:r>
      <w:r>
        <w:rPr>
          <w:rFonts w:hint="eastAsia"/>
        </w:rPr>
        <w:t>封禁：基于</w:t>
      </w:r>
      <w:r>
        <w:rPr>
          <w:rFonts w:hint="eastAsia"/>
        </w:rPr>
        <w:t xml:space="preserve"> </w:t>
      </w:r>
      <w:r w:rsidR="00BA3225">
        <w:rPr>
          <w:rFonts w:hint="eastAsia"/>
        </w:rPr>
        <w:t>iptables</w:t>
      </w:r>
      <w:r>
        <w:rPr>
          <w:rFonts w:hint="eastAsia"/>
        </w:rPr>
        <w:t>，</w:t>
      </w:r>
      <w:r>
        <w:rPr>
          <w:rFonts w:ascii="-apple-system" w:hAnsi="-apple-system"/>
          <w:color w:val="060607"/>
          <w:spacing w:val="4"/>
          <w:szCs w:val="21"/>
          <w:shd w:val="clear" w:color="auto" w:fill="FFFFFF"/>
        </w:rPr>
        <w:t>阻止已知的恶意</w:t>
      </w:r>
      <w:r>
        <w:rPr>
          <w:rFonts w:ascii="-apple-system" w:hAnsi="-apple-system"/>
          <w:color w:val="060607"/>
          <w:spacing w:val="4"/>
          <w:szCs w:val="21"/>
          <w:shd w:val="clear" w:color="auto" w:fill="FFFFFF"/>
        </w:rPr>
        <w:t>IP</w:t>
      </w:r>
      <w:r>
        <w:rPr>
          <w:rFonts w:ascii="-apple-system" w:hAnsi="-apple-system"/>
          <w:color w:val="060607"/>
          <w:spacing w:val="4"/>
          <w:szCs w:val="21"/>
          <w:shd w:val="clear" w:color="auto" w:fill="FFFFFF"/>
        </w:rPr>
        <w:t>地址，如那些属于僵尸网络或已知攻击者的地址</w:t>
      </w:r>
      <w:r>
        <w:rPr>
          <w:rFonts w:ascii="-apple-system" w:hAnsi="-apple-system" w:hint="eastAsia"/>
          <w:color w:val="060607"/>
          <w:spacing w:val="4"/>
          <w:szCs w:val="21"/>
          <w:shd w:val="clear" w:color="auto" w:fill="FFFFFF"/>
        </w:rPr>
        <w:t>；</w:t>
      </w:r>
    </w:p>
    <w:p w14:paraId="2A30079C" w14:textId="6685B280" w:rsidR="00D57B0E" w:rsidRDefault="00D57B0E">
      <w:pPr>
        <w:numPr>
          <w:ilvl w:val="0"/>
          <w:numId w:val="33"/>
        </w:numPr>
        <w:spacing w:before="158" w:after="158"/>
      </w:pPr>
      <w:r>
        <w:rPr>
          <w:rFonts w:hint="eastAsia"/>
        </w:rPr>
        <w:t>进程阻断：支持将</w:t>
      </w:r>
      <w:r>
        <w:rPr>
          <w:rFonts w:hint="eastAsia"/>
        </w:rPr>
        <w:t xml:space="preserve">EDR </w:t>
      </w:r>
      <w:r>
        <w:rPr>
          <w:rFonts w:hint="eastAsia"/>
        </w:rPr>
        <w:t>识别检测到的恶意进程进行实时阻断，</w:t>
      </w:r>
      <w:r>
        <w:rPr>
          <w:rFonts w:ascii="-apple-system" w:hAnsi="-apple-system"/>
          <w:color w:val="060607"/>
          <w:spacing w:val="4"/>
          <w:szCs w:val="21"/>
          <w:shd w:val="clear" w:color="auto" w:fill="FFFFFF"/>
        </w:rPr>
        <w:t>防止恶意软件继续执行其恶意行为，如窃取数据或损坏系统</w:t>
      </w:r>
      <w:r>
        <w:rPr>
          <w:rFonts w:ascii="-apple-system" w:hAnsi="-apple-system" w:hint="eastAsia"/>
          <w:color w:val="060607"/>
          <w:spacing w:val="4"/>
          <w:szCs w:val="21"/>
          <w:shd w:val="clear" w:color="auto" w:fill="FFFFFF"/>
        </w:rPr>
        <w:t>；</w:t>
      </w:r>
    </w:p>
    <w:p w14:paraId="53FBD908" w14:textId="02533565" w:rsidR="00D57B0E" w:rsidRDefault="00D57B0E" w:rsidP="00D57B0E">
      <w:pPr>
        <w:numPr>
          <w:ilvl w:val="0"/>
          <w:numId w:val="33"/>
        </w:numPr>
        <w:spacing w:before="158" w:after="158"/>
      </w:pPr>
      <w:r>
        <w:rPr>
          <w:rFonts w:hint="eastAsia"/>
        </w:rPr>
        <w:t>域名封禁：基于</w:t>
      </w:r>
      <w:r>
        <w:rPr>
          <w:rFonts w:hint="eastAsia"/>
        </w:rPr>
        <w:t xml:space="preserve"> </w:t>
      </w:r>
      <w:r w:rsidR="00BA3225">
        <w:rPr>
          <w:rFonts w:hint="eastAsia"/>
        </w:rPr>
        <w:t>iptables</w:t>
      </w:r>
      <w:r>
        <w:rPr>
          <w:rFonts w:hint="eastAsia"/>
        </w:rPr>
        <w:t>，</w:t>
      </w:r>
      <w:r>
        <w:rPr>
          <w:rFonts w:ascii="-apple-system" w:hAnsi="-apple-system"/>
          <w:color w:val="060607"/>
          <w:spacing w:val="4"/>
          <w:szCs w:val="21"/>
          <w:shd w:val="clear" w:color="auto" w:fill="FFFFFF"/>
        </w:rPr>
        <w:t>将特定域名列入黑名单。当用户尝试访问这些域名时，请求将被拒绝</w:t>
      </w:r>
      <w:r>
        <w:rPr>
          <w:rFonts w:ascii="-apple-system" w:hAnsi="-apple-system" w:hint="eastAsia"/>
          <w:color w:val="060607"/>
          <w:spacing w:val="4"/>
          <w:szCs w:val="21"/>
          <w:shd w:val="clear" w:color="auto" w:fill="FFFFFF"/>
        </w:rPr>
        <w:t>，实现恶意域名访问及回连的阻断；</w:t>
      </w:r>
    </w:p>
    <w:p w14:paraId="313A2989" w14:textId="77777777" w:rsidR="001E00E5" w:rsidRDefault="00000000">
      <w:pPr>
        <w:pStyle w:val="3dbapp"/>
        <w:spacing w:before="158" w:after="158"/>
      </w:pPr>
      <w:bookmarkStart w:id="215" w:name="_Toc120091629"/>
      <w:bookmarkStart w:id="216" w:name="_Toc519771747"/>
      <w:bookmarkStart w:id="217" w:name="_Toc69834387"/>
      <w:bookmarkStart w:id="218" w:name="_Toc59204641"/>
      <w:bookmarkStart w:id="219" w:name="_Toc181005564"/>
      <w:r>
        <w:rPr>
          <w:rFonts w:hint="eastAsia"/>
        </w:rPr>
        <w:t>信任名单</w:t>
      </w:r>
      <w:bookmarkEnd w:id="215"/>
      <w:bookmarkEnd w:id="216"/>
      <w:bookmarkEnd w:id="217"/>
      <w:bookmarkEnd w:id="219"/>
    </w:p>
    <w:p w14:paraId="1F584A48" w14:textId="77777777" w:rsidR="001E00E5" w:rsidRDefault="00000000">
      <w:pPr>
        <w:pStyle w:val="a"/>
        <w:numPr>
          <w:ilvl w:val="0"/>
          <w:numId w:val="34"/>
        </w:numPr>
        <w:spacing w:before="158" w:after="158"/>
      </w:pPr>
      <w:r>
        <w:rPr>
          <w:rFonts w:hint="eastAsia"/>
        </w:rPr>
        <w:t>信任名单添加文件路径或</w:t>
      </w:r>
      <w:r>
        <w:rPr>
          <w:rFonts w:hint="eastAsia"/>
        </w:rPr>
        <w:t>MD5</w:t>
      </w:r>
      <w:r>
        <w:rPr>
          <w:rFonts w:hint="eastAsia"/>
        </w:rPr>
        <w:t>值时，可针对病毒防护、病毒扫描、网马扫描、勒索防护进行放行。</w:t>
      </w:r>
    </w:p>
    <w:p w14:paraId="19267A02" w14:textId="77777777" w:rsidR="001E00E5" w:rsidRDefault="00000000">
      <w:pPr>
        <w:pStyle w:val="a"/>
        <w:numPr>
          <w:ilvl w:val="0"/>
          <w:numId w:val="34"/>
        </w:numPr>
        <w:spacing w:before="158" w:after="158"/>
        <w:rPr>
          <w:w w:val="105"/>
        </w:rPr>
      </w:pPr>
      <w:r>
        <w:rPr>
          <w:rFonts w:hint="eastAsia"/>
        </w:rPr>
        <w:t>信任名单添加</w:t>
      </w:r>
      <w:r>
        <w:rPr>
          <w:rFonts w:hint="eastAsia"/>
        </w:rPr>
        <w:t>IP</w:t>
      </w:r>
      <w:r>
        <w:rPr>
          <w:rFonts w:hint="eastAsia"/>
        </w:rPr>
        <w:t>时，可针对防暴力破解、防端口扫描、</w:t>
      </w:r>
      <w:r>
        <w:rPr>
          <w:rFonts w:hint="eastAsia"/>
        </w:rPr>
        <w:t>Web</w:t>
      </w:r>
      <w:r>
        <w:rPr>
          <w:rFonts w:hint="eastAsia"/>
        </w:rPr>
        <w:t>应用防护进行放行。</w:t>
      </w:r>
      <w:bookmarkEnd w:id="218"/>
    </w:p>
    <w:p w14:paraId="74236DFF" w14:textId="77777777" w:rsidR="001E00E5" w:rsidRDefault="00000000">
      <w:pPr>
        <w:pStyle w:val="3dbapp"/>
        <w:spacing w:before="158" w:after="158"/>
        <w:rPr>
          <w:bCs/>
        </w:rPr>
      </w:pPr>
      <w:bookmarkStart w:id="220" w:name="_Toc120091630"/>
      <w:bookmarkStart w:id="221" w:name="_Toc772686725"/>
      <w:bookmarkStart w:id="222" w:name="_Toc181005565"/>
      <w:r>
        <w:rPr>
          <w:rFonts w:hint="eastAsia"/>
        </w:rPr>
        <w:t>进程</w:t>
      </w:r>
      <w:r>
        <w:rPr>
          <w:rFonts w:hint="eastAsia"/>
          <w:bCs/>
        </w:rPr>
        <w:t>防护</w:t>
      </w:r>
      <w:bookmarkEnd w:id="220"/>
      <w:bookmarkEnd w:id="222"/>
    </w:p>
    <w:p w14:paraId="0E3FD696" w14:textId="77777777" w:rsidR="001E00E5" w:rsidRDefault="00000000">
      <w:pPr>
        <w:spacing w:before="158" w:after="158"/>
      </w:pPr>
      <w:r>
        <w:rPr>
          <w:rFonts w:hint="eastAsia"/>
        </w:rPr>
        <w:t>使用内核驱动技术，每当有进程启动时从操作系统内核中可以得到通知，获取到包括进程路径等一系列上下文信息后，可以根据用户需求设置为黑名单直接拒绝或</w:t>
      </w:r>
      <w:r>
        <w:rPr>
          <w:rFonts w:hint="eastAsia"/>
          <w:lang w:eastAsia="zh-Hans"/>
        </w:rPr>
        <w:t>白</w:t>
      </w:r>
      <w:r>
        <w:rPr>
          <w:rFonts w:hint="eastAsia"/>
        </w:rPr>
        <w:t>名单直接放行。支持仅记录模式、</w:t>
      </w:r>
      <w:r>
        <w:rPr>
          <w:rFonts w:hint="eastAsia"/>
          <w:lang w:eastAsia="zh-Hans"/>
        </w:rPr>
        <w:t>阻断并记录</w:t>
      </w:r>
      <w:r>
        <w:rPr>
          <w:rFonts w:hint="eastAsia"/>
        </w:rPr>
        <w:t>模式。</w:t>
      </w:r>
    </w:p>
    <w:p w14:paraId="4217F137" w14:textId="77777777" w:rsidR="001E00E5" w:rsidRDefault="00000000">
      <w:pPr>
        <w:pStyle w:val="3dbapp"/>
        <w:spacing w:before="158" w:after="158"/>
        <w:rPr>
          <w:bCs/>
          <w:lang w:eastAsia="zh-Hans" w:bidi="ar"/>
        </w:rPr>
      </w:pPr>
      <w:bookmarkStart w:id="223" w:name="_Toc120091631"/>
      <w:bookmarkStart w:id="224" w:name="_Toc181005566"/>
      <w:r>
        <w:rPr>
          <w:rFonts w:hint="eastAsia"/>
          <w:lang w:eastAsia="zh-Hans"/>
        </w:rPr>
        <w:t>违规</w:t>
      </w:r>
      <w:r>
        <w:rPr>
          <w:rFonts w:hint="eastAsia"/>
          <w:bCs/>
          <w:lang w:eastAsia="zh-Hans" w:bidi="ar"/>
        </w:rPr>
        <w:t>外联</w:t>
      </w:r>
      <w:bookmarkEnd w:id="223"/>
      <w:bookmarkEnd w:id="224"/>
    </w:p>
    <w:p w14:paraId="2B8D91B7" w14:textId="77777777" w:rsidR="001E00E5" w:rsidRDefault="00000000">
      <w:pPr>
        <w:spacing w:before="158" w:after="158"/>
        <w:rPr>
          <w:lang w:eastAsia="zh-Hans" w:bidi="ar"/>
        </w:rPr>
      </w:pPr>
      <w:r>
        <w:rPr>
          <w:rFonts w:hint="eastAsia"/>
          <w:lang w:eastAsia="zh-Hans" w:bidi="ar"/>
        </w:rPr>
        <w:t>在网络驱动中检查本机的出站数据包，由内核中的快速匹配算法支持，即使在有大量规则的情况下，对网络性能的影响也可忽略不计。</w:t>
      </w:r>
      <w:r>
        <w:rPr>
          <w:rFonts w:hint="eastAsia"/>
          <w:lang w:bidi="ar"/>
        </w:rPr>
        <w:t>支持</w:t>
      </w:r>
      <w:r>
        <w:rPr>
          <w:rFonts w:hint="eastAsia"/>
          <w:lang w:eastAsia="zh-Hans" w:bidi="ar"/>
        </w:rPr>
        <w:t>放行</w:t>
      </w:r>
      <w:r>
        <w:rPr>
          <w:lang w:eastAsia="zh-Hans" w:bidi="ar"/>
        </w:rPr>
        <w:t>、</w:t>
      </w:r>
      <w:r>
        <w:rPr>
          <w:rFonts w:hint="eastAsia"/>
          <w:lang w:eastAsia="zh-Hans" w:bidi="ar"/>
        </w:rPr>
        <w:t>关机模式与断网模式。</w:t>
      </w:r>
    </w:p>
    <w:p w14:paraId="711BDEF0" w14:textId="77777777" w:rsidR="001E00E5" w:rsidRDefault="00000000">
      <w:pPr>
        <w:pStyle w:val="3dbapp"/>
        <w:spacing w:before="158" w:after="158"/>
        <w:rPr>
          <w:bCs/>
        </w:rPr>
      </w:pPr>
      <w:bookmarkStart w:id="225" w:name="_Toc120091632"/>
      <w:bookmarkStart w:id="226" w:name="_Toc181005567"/>
      <w:r>
        <w:rPr>
          <w:rFonts w:hint="eastAsia"/>
          <w:bCs/>
        </w:rPr>
        <w:t>网络分域隔离</w:t>
      </w:r>
      <w:bookmarkEnd w:id="225"/>
      <w:bookmarkEnd w:id="226"/>
    </w:p>
    <w:p w14:paraId="554485A3" w14:textId="77777777" w:rsidR="001E00E5" w:rsidRDefault="00000000">
      <w:pPr>
        <w:spacing w:before="158" w:after="158"/>
      </w:pPr>
      <w:r>
        <w:rPr>
          <w:rFonts w:hint="eastAsia"/>
          <w:lang w:eastAsia="zh-Hans"/>
        </w:rPr>
        <w:t>可根据业务需要</w:t>
      </w:r>
      <w:r>
        <w:rPr>
          <w:lang w:eastAsia="zh-Hans"/>
        </w:rPr>
        <w:t>，</w:t>
      </w:r>
      <w:r>
        <w:rPr>
          <w:rFonts w:hint="eastAsia"/>
          <w:lang w:eastAsia="zh-Hans"/>
        </w:rPr>
        <w:t>将网络划分为多个较小的安全信任域并将主机放入</w:t>
      </w:r>
      <w:r>
        <w:rPr>
          <w:lang w:eastAsia="zh-Hans"/>
        </w:rPr>
        <w:t>。</w:t>
      </w:r>
      <w:r>
        <w:rPr>
          <w:rFonts w:hint="eastAsia"/>
          <w:lang w:eastAsia="zh-Hans"/>
        </w:rPr>
        <w:t>用户可在信任域内部实施较松的安全策略，而信任域边界实施较为严格的监控与访问控制</w:t>
      </w:r>
      <w:r>
        <w:rPr>
          <w:lang w:eastAsia="zh-Hans"/>
        </w:rPr>
        <w:t>。</w:t>
      </w:r>
      <w:r>
        <w:rPr>
          <w:rFonts w:hint="eastAsia"/>
        </w:rPr>
        <w:t>终端切换到</w:t>
      </w:r>
      <w:r>
        <w:rPr>
          <w:rFonts w:hint="eastAsia"/>
          <w:lang w:eastAsia="zh-Hans"/>
        </w:rPr>
        <w:t>特定</w:t>
      </w:r>
      <w:r>
        <w:rPr>
          <w:rFonts w:hint="eastAsia"/>
        </w:rPr>
        <w:t>网络域后，将无法访问其他所有自定义网络域地址</w:t>
      </w:r>
      <w:r>
        <w:t>。</w:t>
      </w:r>
    </w:p>
    <w:p w14:paraId="40C7A025" w14:textId="77777777" w:rsidR="001E00E5" w:rsidRDefault="00000000">
      <w:pPr>
        <w:pStyle w:val="3dbapp"/>
        <w:spacing w:before="158" w:after="158"/>
      </w:pPr>
      <w:bookmarkStart w:id="227" w:name="_Toc120091633"/>
      <w:bookmarkStart w:id="228" w:name="_Toc181005568"/>
      <w:r>
        <w:rPr>
          <w:rFonts w:hint="eastAsia"/>
        </w:rPr>
        <w:lastRenderedPageBreak/>
        <w:t>文件推送</w:t>
      </w:r>
      <w:bookmarkEnd w:id="221"/>
      <w:bookmarkEnd w:id="227"/>
      <w:bookmarkEnd w:id="228"/>
    </w:p>
    <w:p w14:paraId="455794CA" w14:textId="77777777" w:rsidR="001E00E5" w:rsidRDefault="00000000">
      <w:pPr>
        <w:spacing w:before="158" w:after="158"/>
        <w:rPr>
          <w:lang w:eastAsia="zh-Hans"/>
        </w:rPr>
      </w:pPr>
      <w:r>
        <w:rPr>
          <w:rFonts w:hint="eastAsia"/>
        </w:rPr>
        <w:t>当用户需要下发文件、安装应用程序到终端上或者远程执行命令时，可以使用文件推送</w:t>
      </w:r>
      <w:r>
        <w:rPr>
          <w:rFonts w:hint="eastAsia"/>
          <w:lang w:eastAsia="zh-Hans"/>
        </w:rPr>
        <w:t>工具</w:t>
      </w:r>
      <w:r>
        <w:rPr>
          <w:lang w:eastAsia="zh-Hans"/>
        </w:rPr>
        <w:t>。</w:t>
      </w:r>
    </w:p>
    <w:p w14:paraId="4BF3F20F" w14:textId="77777777" w:rsidR="001E00E5" w:rsidRDefault="00000000">
      <w:pPr>
        <w:pStyle w:val="3dbapp"/>
        <w:spacing w:before="158" w:after="158"/>
        <w:rPr>
          <w:w w:val="105"/>
        </w:rPr>
      </w:pPr>
      <w:bookmarkStart w:id="229" w:name="_Toc120091634"/>
      <w:bookmarkStart w:id="230" w:name="_Toc181005569"/>
      <w:r>
        <w:rPr>
          <w:rFonts w:hint="eastAsia"/>
          <w:w w:val="105"/>
        </w:rPr>
        <w:t>事件调查</w:t>
      </w:r>
      <w:bookmarkEnd w:id="229"/>
      <w:bookmarkEnd w:id="230"/>
    </w:p>
    <w:p w14:paraId="6899F9C5" w14:textId="77777777" w:rsidR="001E00E5" w:rsidRDefault="00000000">
      <w:pPr>
        <w:spacing w:before="158" w:after="158"/>
      </w:pPr>
      <w:bookmarkStart w:id="231" w:name="_Toc69834392"/>
      <w:bookmarkStart w:id="232" w:name="_Toc1716805878"/>
      <w:bookmarkStart w:id="233" w:name="_Toc59204649"/>
      <w:r>
        <w:rPr>
          <w:rFonts w:hint="eastAsia"/>
        </w:rPr>
        <w:t>用户可通过配置数据采集，查询到所有终端的文件、运程、网络连接、</w:t>
      </w:r>
      <w:r>
        <w:rPr>
          <w:rFonts w:hint="eastAsia"/>
        </w:rPr>
        <w:t>DNS</w:t>
      </w:r>
      <w:r>
        <w:rPr>
          <w:rFonts w:hint="eastAsia"/>
        </w:rPr>
        <w:t>查询、端口监听、账户、启动项及计划任务的相关信息。</w:t>
      </w:r>
      <w:bookmarkEnd w:id="231"/>
      <w:bookmarkEnd w:id="232"/>
      <w:bookmarkEnd w:id="233"/>
    </w:p>
    <w:p w14:paraId="760FEFFA" w14:textId="77777777" w:rsidR="001E00E5" w:rsidRDefault="00000000">
      <w:pPr>
        <w:spacing w:before="158" w:after="158"/>
      </w:pPr>
      <w:r>
        <w:rPr>
          <w:rFonts w:hint="eastAsia"/>
        </w:rPr>
        <w:t>支持用户设置终端响应动作。</w:t>
      </w:r>
    </w:p>
    <w:p w14:paraId="5C763BDC" w14:textId="77777777" w:rsidR="001E00E5" w:rsidRDefault="00000000">
      <w:pPr>
        <w:spacing w:before="158" w:after="158"/>
        <w:rPr>
          <w:b/>
          <w:bCs/>
        </w:rPr>
      </w:pPr>
      <w:r>
        <w:rPr>
          <w:rFonts w:hint="eastAsia"/>
          <w:b/>
          <w:bCs/>
        </w:rPr>
        <w:t>文件变更</w:t>
      </w:r>
    </w:p>
    <w:p w14:paraId="3EE35272" w14:textId="77777777" w:rsidR="001E00E5" w:rsidRDefault="00000000">
      <w:pPr>
        <w:pStyle w:val="afffff1"/>
        <w:numPr>
          <w:ilvl w:val="0"/>
          <w:numId w:val="35"/>
        </w:numPr>
        <w:spacing w:before="158" w:after="158"/>
      </w:pPr>
      <w:r>
        <w:rPr>
          <w:rFonts w:hint="eastAsia"/>
        </w:rPr>
        <w:t>告警（是否产生告警日志）。</w:t>
      </w:r>
    </w:p>
    <w:p w14:paraId="31DEABFE" w14:textId="77777777" w:rsidR="001E00E5" w:rsidRDefault="00000000">
      <w:pPr>
        <w:pStyle w:val="afffff1"/>
        <w:numPr>
          <w:ilvl w:val="0"/>
          <w:numId w:val="35"/>
        </w:numPr>
        <w:spacing w:before="158" w:after="158"/>
      </w:pPr>
      <w:r>
        <w:rPr>
          <w:rFonts w:hint="eastAsia"/>
        </w:rPr>
        <w:t>删除文件（删除此文件）。</w:t>
      </w:r>
    </w:p>
    <w:p w14:paraId="4678FB2D" w14:textId="77777777" w:rsidR="001E00E5" w:rsidRDefault="00000000">
      <w:pPr>
        <w:spacing w:before="158" w:after="158"/>
        <w:rPr>
          <w:b/>
          <w:bCs/>
        </w:rPr>
      </w:pPr>
      <w:r>
        <w:rPr>
          <w:rFonts w:hint="eastAsia"/>
          <w:b/>
          <w:bCs/>
        </w:rPr>
        <w:t>进程变更</w:t>
      </w:r>
    </w:p>
    <w:p w14:paraId="2A48C743" w14:textId="77777777" w:rsidR="001E00E5" w:rsidRDefault="00000000">
      <w:pPr>
        <w:pStyle w:val="afffff1"/>
        <w:numPr>
          <w:ilvl w:val="0"/>
          <w:numId w:val="35"/>
        </w:numPr>
        <w:spacing w:before="158" w:after="158"/>
      </w:pPr>
      <w:r>
        <w:rPr>
          <w:rFonts w:hint="eastAsia"/>
        </w:rPr>
        <w:t>告警（是否产生告警日志）。</w:t>
      </w:r>
    </w:p>
    <w:p w14:paraId="45112DFB" w14:textId="77777777" w:rsidR="001E00E5" w:rsidRDefault="00000000">
      <w:pPr>
        <w:pStyle w:val="afffff1"/>
        <w:numPr>
          <w:ilvl w:val="0"/>
          <w:numId w:val="35"/>
        </w:numPr>
        <w:spacing w:before="158" w:after="158"/>
      </w:pPr>
      <w:r>
        <w:rPr>
          <w:rFonts w:hint="eastAsia"/>
        </w:rPr>
        <w:t>删除文件（删除此进程对应的文件）。</w:t>
      </w:r>
    </w:p>
    <w:p w14:paraId="3F1DCB74" w14:textId="77777777" w:rsidR="001E00E5" w:rsidRDefault="00000000">
      <w:pPr>
        <w:pStyle w:val="afffff1"/>
        <w:numPr>
          <w:ilvl w:val="0"/>
          <w:numId w:val="35"/>
        </w:numPr>
        <w:spacing w:before="158" w:after="158"/>
      </w:pPr>
      <w:r>
        <w:rPr>
          <w:rFonts w:hint="eastAsia"/>
        </w:rPr>
        <w:t>结束进程（结束此进程）。</w:t>
      </w:r>
    </w:p>
    <w:p w14:paraId="7512EFBD" w14:textId="77777777" w:rsidR="001E00E5" w:rsidRDefault="00000000">
      <w:pPr>
        <w:pStyle w:val="afffff1"/>
        <w:numPr>
          <w:ilvl w:val="0"/>
          <w:numId w:val="35"/>
        </w:numPr>
        <w:spacing w:before="158" w:after="158"/>
      </w:pPr>
      <w:r>
        <w:rPr>
          <w:rFonts w:hint="eastAsia"/>
        </w:rPr>
        <w:t>网络隔离（阻止终端的所有网络连接）。</w:t>
      </w:r>
    </w:p>
    <w:p w14:paraId="72841440" w14:textId="77777777" w:rsidR="001E00E5" w:rsidRDefault="00000000">
      <w:pPr>
        <w:spacing w:before="158" w:after="158"/>
        <w:rPr>
          <w:b/>
          <w:bCs/>
        </w:rPr>
      </w:pPr>
      <w:r>
        <w:rPr>
          <w:rFonts w:hint="eastAsia"/>
          <w:b/>
          <w:bCs/>
        </w:rPr>
        <w:t>网络连接</w:t>
      </w:r>
    </w:p>
    <w:p w14:paraId="5009DF59" w14:textId="77777777" w:rsidR="001E00E5" w:rsidRDefault="00000000">
      <w:pPr>
        <w:pStyle w:val="afffff1"/>
        <w:numPr>
          <w:ilvl w:val="0"/>
          <w:numId w:val="35"/>
        </w:numPr>
        <w:spacing w:before="158" w:after="158"/>
      </w:pPr>
      <w:r>
        <w:rPr>
          <w:rFonts w:hint="eastAsia"/>
        </w:rPr>
        <w:t>告警（是否产生告警日志）。</w:t>
      </w:r>
    </w:p>
    <w:p w14:paraId="25CA3C2A" w14:textId="77777777" w:rsidR="001E00E5" w:rsidRDefault="00000000">
      <w:pPr>
        <w:pStyle w:val="afffff1"/>
        <w:numPr>
          <w:ilvl w:val="0"/>
          <w:numId w:val="35"/>
        </w:numPr>
        <w:spacing w:before="158" w:after="158"/>
      </w:pPr>
      <w:r>
        <w:rPr>
          <w:rFonts w:hint="eastAsia"/>
        </w:rPr>
        <w:t>网络隔离（阻止终端的所有网络连接）。</w:t>
      </w:r>
    </w:p>
    <w:p w14:paraId="5A72E123" w14:textId="77777777" w:rsidR="001E00E5" w:rsidRDefault="00000000">
      <w:pPr>
        <w:spacing w:before="158" w:after="158"/>
        <w:rPr>
          <w:b/>
          <w:bCs/>
        </w:rPr>
      </w:pPr>
      <w:r>
        <w:rPr>
          <w:rFonts w:hint="eastAsia"/>
          <w:b/>
          <w:bCs/>
        </w:rPr>
        <w:lastRenderedPageBreak/>
        <w:t>账号变更</w:t>
      </w:r>
    </w:p>
    <w:p w14:paraId="0433D94E" w14:textId="77777777" w:rsidR="001E00E5" w:rsidRDefault="00000000">
      <w:pPr>
        <w:pStyle w:val="afffff1"/>
        <w:numPr>
          <w:ilvl w:val="0"/>
          <w:numId w:val="35"/>
        </w:numPr>
        <w:spacing w:before="158" w:after="158"/>
      </w:pPr>
      <w:r>
        <w:rPr>
          <w:rFonts w:hint="eastAsia"/>
        </w:rPr>
        <w:t>告警（是否产生告警日志）。</w:t>
      </w:r>
    </w:p>
    <w:p w14:paraId="542433CA" w14:textId="77777777" w:rsidR="001E00E5" w:rsidRDefault="00000000">
      <w:pPr>
        <w:pStyle w:val="afffff1"/>
        <w:numPr>
          <w:ilvl w:val="0"/>
          <w:numId w:val="35"/>
        </w:numPr>
        <w:spacing w:before="158" w:after="158"/>
      </w:pPr>
      <w:r>
        <w:rPr>
          <w:rFonts w:hint="eastAsia"/>
        </w:rPr>
        <w:t>账号退出（此账号退出登录状态）。</w:t>
      </w:r>
    </w:p>
    <w:p w14:paraId="0BE3BDE7" w14:textId="77777777" w:rsidR="001E00E5" w:rsidRDefault="00000000">
      <w:pPr>
        <w:pStyle w:val="afffff1"/>
        <w:numPr>
          <w:ilvl w:val="0"/>
          <w:numId w:val="35"/>
        </w:numPr>
        <w:spacing w:before="158" w:after="158"/>
      </w:pPr>
      <w:r>
        <w:rPr>
          <w:rFonts w:hint="eastAsia"/>
        </w:rPr>
        <w:t>账号删除（删除此账号）。</w:t>
      </w:r>
    </w:p>
    <w:p w14:paraId="3AF90183" w14:textId="77777777" w:rsidR="001E00E5" w:rsidRDefault="00000000">
      <w:pPr>
        <w:pStyle w:val="afffff1"/>
        <w:numPr>
          <w:ilvl w:val="0"/>
          <w:numId w:val="35"/>
        </w:numPr>
        <w:spacing w:before="158" w:after="158"/>
      </w:pPr>
      <w:r>
        <w:rPr>
          <w:rFonts w:hint="eastAsia"/>
        </w:rPr>
        <w:t>账号禁用（禁用此账号）。</w:t>
      </w:r>
    </w:p>
    <w:p w14:paraId="7DBBDA13" w14:textId="77777777" w:rsidR="001E00E5" w:rsidRDefault="00000000">
      <w:pPr>
        <w:pStyle w:val="a"/>
        <w:spacing w:before="158" w:after="158"/>
        <w:rPr>
          <w:lang w:eastAsia="zh-Hans"/>
        </w:rPr>
      </w:pPr>
      <w:r>
        <w:rPr>
          <w:rFonts w:hint="eastAsia"/>
        </w:rPr>
        <w:t>结束进程（结束此账号运行的进程）。</w:t>
      </w:r>
    </w:p>
    <w:p w14:paraId="2AAA02CA" w14:textId="77777777" w:rsidR="001E00E5" w:rsidRDefault="00000000">
      <w:pPr>
        <w:pStyle w:val="2"/>
        <w:spacing w:before="158" w:after="158"/>
        <w:rPr>
          <w:w w:val="105"/>
        </w:rPr>
      </w:pPr>
      <w:bookmarkStart w:id="234" w:name="_Toc120091641"/>
      <w:bookmarkStart w:id="235" w:name="_Toc69834386"/>
      <w:bookmarkStart w:id="236" w:name="_Toc59204640"/>
      <w:bookmarkStart w:id="237" w:name="_Toc181005570"/>
      <w:bookmarkEnd w:id="164"/>
      <w:r>
        <w:rPr>
          <w:rFonts w:hint="eastAsia"/>
          <w:w w:val="105"/>
        </w:rPr>
        <w:t>屏幕溯源</w:t>
      </w:r>
      <w:bookmarkEnd w:id="234"/>
      <w:bookmarkEnd w:id="237"/>
    </w:p>
    <w:p w14:paraId="5739CAD6" w14:textId="77777777" w:rsidR="001E00E5" w:rsidRDefault="00000000">
      <w:pPr>
        <w:spacing w:before="158" w:after="158"/>
      </w:pPr>
      <w:r>
        <w:rPr>
          <w:rFonts w:hint="eastAsia"/>
        </w:rPr>
        <w:t>当用户需要对通过屏幕拍照泄密数据的行为进行溯源时，可使用屏幕水印功能。</w:t>
      </w:r>
    </w:p>
    <w:p w14:paraId="5F274A35" w14:textId="77777777" w:rsidR="001E00E5" w:rsidRDefault="00000000">
      <w:pPr>
        <w:pStyle w:val="3dbapp"/>
        <w:spacing w:before="158" w:after="158"/>
        <w:rPr>
          <w:bCs/>
        </w:rPr>
      </w:pPr>
      <w:bookmarkStart w:id="238" w:name="_Toc120091642"/>
      <w:bookmarkStart w:id="239" w:name="_Toc181005571"/>
      <w:r>
        <w:rPr>
          <w:rFonts w:hint="eastAsia"/>
          <w:bCs/>
        </w:rPr>
        <w:t>屏幕明水印</w:t>
      </w:r>
      <w:bookmarkEnd w:id="238"/>
      <w:r>
        <w:rPr>
          <w:rFonts w:hint="eastAsia"/>
          <w:bCs/>
        </w:rPr>
        <w:t>（全屏）</w:t>
      </w:r>
      <w:bookmarkEnd w:id="239"/>
    </w:p>
    <w:p w14:paraId="0156C4A0" w14:textId="77777777" w:rsidR="001E00E5" w:rsidRDefault="00000000">
      <w:pPr>
        <w:spacing w:before="158" w:after="158"/>
      </w:pPr>
      <w:r>
        <w:rPr>
          <w:rFonts w:hint="eastAsia"/>
        </w:rPr>
        <w:t>全屏水印设置说明如下表所示。</w:t>
      </w:r>
    </w:p>
    <w:tbl>
      <w:tblPr>
        <w:tblStyle w:val="Table1"/>
        <w:tblW w:w="0" w:type="auto"/>
        <w:tblLook w:val="04A0" w:firstRow="1" w:lastRow="0" w:firstColumn="1" w:lastColumn="0" w:noHBand="0" w:noVBand="1"/>
      </w:tblPr>
      <w:tblGrid>
        <w:gridCol w:w="2119"/>
        <w:gridCol w:w="7503"/>
      </w:tblGrid>
      <w:tr w:rsidR="001E00E5" w14:paraId="6A7BC859" w14:textId="77777777" w:rsidTr="001E00E5">
        <w:trPr>
          <w:cnfStyle w:val="100000000000" w:firstRow="1" w:lastRow="0" w:firstColumn="0" w:lastColumn="0" w:oddVBand="0" w:evenVBand="0" w:oddHBand="0" w:evenHBand="0" w:firstRowFirstColumn="0" w:firstRowLastColumn="0" w:lastRowFirstColumn="0" w:lastRowLastColumn="0"/>
          <w:tblHeader/>
        </w:trPr>
        <w:tc>
          <w:tcPr>
            <w:tcW w:w="0" w:type="dxa"/>
          </w:tcPr>
          <w:p w14:paraId="78C1DAC7" w14:textId="77777777" w:rsidR="001E00E5" w:rsidRDefault="00000000">
            <w:pPr>
              <w:pStyle w:val="afffff3"/>
            </w:pPr>
            <w:r>
              <w:t>水印设置</w:t>
            </w:r>
          </w:p>
        </w:tc>
        <w:tc>
          <w:tcPr>
            <w:tcW w:w="0" w:type="dxa"/>
          </w:tcPr>
          <w:p w14:paraId="3FF30E63" w14:textId="77777777" w:rsidR="001E00E5" w:rsidRDefault="00000000">
            <w:pPr>
              <w:pStyle w:val="afffff3"/>
            </w:pPr>
            <w:r>
              <w:t>说明</w:t>
            </w:r>
          </w:p>
        </w:tc>
      </w:tr>
      <w:tr w:rsidR="001E00E5" w14:paraId="3E0DAF85" w14:textId="77777777" w:rsidTr="001E00E5">
        <w:tc>
          <w:tcPr>
            <w:tcW w:w="2119" w:type="dxa"/>
          </w:tcPr>
          <w:p w14:paraId="29C1FD1D" w14:textId="77777777" w:rsidR="001E00E5" w:rsidRDefault="00000000">
            <w:pPr>
              <w:pStyle w:val="afffff3"/>
            </w:pPr>
            <w:r>
              <w:t>水印内容</w:t>
            </w:r>
          </w:p>
        </w:tc>
        <w:tc>
          <w:tcPr>
            <w:tcW w:w="7503" w:type="dxa"/>
          </w:tcPr>
          <w:p w14:paraId="121801E7" w14:textId="77777777" w:rsidR="001E00E5" w:rsidRDefault="00000000">
            <w:pPr>
              <w:pStyle w:val="afffff3"/>
            </w:pPr>
            <w:r>
              <w:rPr>
                <w:rFonts w:hint="eastAsia"/>
              </w:rPr>
              <w:t>终端</w:t>
            </w:r>
            <w:r>
              <w:t>名称、</w:t>
            </w:r>
            <w:r>
              <w:t>IP</w:t>
            </w:r>
            <w:r>
              <w:t>、</w:t>
            </w:r>
            <w:r>
              <w:t>MAC</w:t>
            </w:r>
            <w:r>
              <w:t>、登录用户、系统时间、自定义内容</w:t>
            </w:r>
            <w:r>
              <w:rPr>
                <w:rFonts w:hint="eastAsia"/>
              </w:rPr>
              <w:t>。</w:t>
            </w:r>
          </w:p>
        </w:tc>
      </w:tr>
      <w:tr w:rsidR="001E00E5" w14:paraId="67683E9D" w14:textId="77777777" w:rsidTr="001E00E5">
        <w:tc>
          <w:tcPr>
            <w:tcW w:w="2119" w:type="dxa"/>
          </w:tcPr>
          <w:p w14:paraId="2E13486D" w14:textId="77777777" w:rsidR="001E00E5" w:rsidRDefault="00000000">
            <w:pPr>
              <w:pStyle w:val="afffff3"/>
            </w:pPr>
            <w:r>
              <w:t>内容颜色</w:t>
            </w:r>
          </w:p>
        </w:tc>
        <w:tc>
          <w:tcPr>
            <w:tcW w:w="7503" w:type="dxa"/>
          </w:tcPr>
          <w:p w14:paraId="34CE3F89" w14:textId="77777777" w:rsidR="001E00E5" w:rsidRDefault="00000000">
            <w:pPr>
              <w:pStyle w:val="afffff3"/>
            </w:pPr>
            <w:r>
              <w:rPr>
                <w:rFonts w:hint="eastAsia"/>
              </w:rPr>
              <w:t>终端</w:t>
            </w:r>
            <w:r>
              <w:t>水印的文字颜色</w:t>
            </w:r>
            <w:r>
              <w:rPr>
                <w:rFonts w:hint="eastAsia"/>
              </w:rPr>
              <w:t>。</w:t>
            </w:r>
          </w:p>
        </w:tc>
      </w:tr>
      <w:tr w:rsidR="001E00E5" w14:paraId="258B626D" w14:textId="77777777" w:rsidTr="001E00E5">
        <w:tc>
          <w:tcPr>
            <w:tcW w:w="2119" w:type="dxa"/>
          </w:tcPr>
          <w:p w14:paraId="2536F0B1" w14:textId="77777777" w:rsidR="001E00E5" w:rsidRDefault="00000000">
            <w:pPr>
              <w:pStyle w:val="afffff3"/>
            </w:pPr>
            <w:r>
              <w:t>字体大小</w:t>
            </w:r>
          </w:p>
        </w:tc>
        <w:tc>
          <w:tcPr>
            <w:tcW w:w="7503" w:type="dxa"/>
          </w:tcPr>
          <w:p w14:paraId="47BC801B" w14:textId="77777777" w:rsidR="001E00E5" w:rsidRDefault="00000000">
            <w:pPr>
              <w:pStyle w:val="afffff3"/>
            </w:pPr>
            <w:r>
              <w:rPr>
                <w:rFonts w:hint="eastAsia"/>
              </w:rPr>
              <w:t>终端</w:t>
            </w:r>
            <w:r>
              <w:t>水印的字体大小</w:t>
            </w:r>
            <w:r>
              <w:rPr>
                <w:rFonts w:hint="eastAsia"/>
              </w:rPr>
              <w:t>。</w:t>
            </w:r>
          </w:p>
        </w:tc>
      </w:tr>
      <w:tr w:rsidR="001E00E5" w14:paraId="7B506F45" w14:textId="77777777" w:rsidTr="001E00E5">
        <w:tc>
          <w:tcPr>
            <w:tcW w:w="2119" w:type="dxa"/>
          </w:tcPr>
          <w:p w14:paraId="6F4BC889" w14:textId="77777777" w:rsidR="001E00E5" w:rsidRDefault="00000000">
            <w:pPr>
              <w:pStyle w:val="afffff3"/>
            </w:pPr>
            <w:r>
              <w:t>文字倾斜角度</w:t>
            </w:r>
          </w:p>
        </w:tc>
        <w:tc>
          <w:tcPr>
            <w:tcW w:w="7503" w:type="dxa"/>
          </w:tcPr>
          <w:p w14:paraId="495920E9" w14:textId="77777777" w:rsidR="001E00E5" w:rsidRDefault="00000000">
            <w:pPr>
              <w:pStyle w:val="afffff3"/>
            </w:pPr>
            <w:r>
              <w:rPr>
                <w:rFonts w:hint="eastAsia"/>
              </w:rPr>
              <w:t>终端</w:t>
            </w:r>
            <w:r>
              <w:t>水印的文字的倾斜角度</w:t>
            </w:r>
            <w:r>
              <w:rPr>
                <w:rFonts w:hint="eastAsia"/>
              </w:rPr>
              <w:t>。</w:t>
            </w:r>
          </w:p>
        </w:tc>
      </w:tr>
      <w:tr w:rsidR="001E00E5" w14:paraId="0A66EEF7" w14:textId="77777777" w:rsidTr="001E00E5">
        <w:tc>
          <w:tcPr>
            <w:tcW w:w="2119" w:type="dxa"/>
          </w:tcPr>
          <w:p w14:paraId="57C9A818" w14:textId="77777777" w:rsidR="001E00E5" w:rsidRDefault="00000000">
            <w:pPr>
              <w:pStyle w:val="afffff3"/>
            </w:pPr>
            <w:r>
              <w:t>行间距</w:t>
            </w:r>
          </w:p>
        </w:tc>
        <w:tc>
          <w:tcPr>
            <w:tcW w:w="7503" w:type="dxa"/>
          </w:tcPr>
          <w:p w14:paraId="6E428EA3" w14:textId="77777777" w:rsidR="001E00E5" w:rsidRDefault="00000000">
            <w:pPr>
              <w:pStyle w:val="afffff3"/>
            </w:pPr>
            <w:r>
              <w:t>单个水印之间的文字距离</w:t>
            </w:r>
            <w:r>
              <w:rPr>
                <w:rFonts w:hint="eastAsia"/>
              </w:rPr>
              <w:t>。</w:t>
            </w:r>
          </w:p>
        </w:tc>
      </w:tr>
      <w:tr w:rsidR="001E00E5" w14:paraId="3238311E" w14:textId="77777777" w:rsidTr="001E00E5">
        <w:tc>
          <w:tcPr>
            <w:tcW w:w="2119" w:type="dxa"/>
          </w:tcPr>
          <w:p w14:paraId="29EA3500" w14:textId="77777777" w:rsidR="001E00E5" w:rsidRDefault="00000000">
            <w:pPr>
              <w:pStyle w:val="afffff3"/>
            </w:pPr>
            <w:r>
              <w:t>块间距</w:t>
            </w:r>
          </w:p>
        </w:tc>
        <w:tc>
          <w:tcPr>
            <w:tcW w:w="7503" w:type="dxa"/>
          </w:tcPr>
          <w:p w14:paraId="19000E7B" w14:textId="77777777" w:rsidR="001E00E5" w:rsidRDefault="00000000">
            <w:pPr>
              <w:pStyle w:val="afffff3"/>
            </w:pPr>
            <w:r>
              <w:t>两个水印之间的文字距离</w:t>
            </w:r>
            <w:r>
              <w:rPr>
                <w:rFonts w:hint="eastAsia"/>
              </w:rPr>
              <w:t>。</w:t>
            </w:r>
          </w:p>
        </w:tc>
      </w:tr>
    </w:tbl>
    <w:p w14:paraId="30C11AB9" w14:textId="77777777" w:rsidR="001E00E5" w:rsidRDefault="00000000">
      <w:pPr>
        <w:pStyle w:val="3dbapp"/>
        <w:spacing w:before="158" w:after="158"/>
        <w:rPr>
          <w:bCs/>
        </w:rPr>
      </w:pPr>
      <w:bookmarkStart w:id="240" w:name="_Toc120091643"/>
      <w:bookmarkStart w:id="241" w:name="_Toc181005572"/>
      <w:r>
        <w:rPr>
          <w:rFonts w:hint="eastAsia"/>
          <w:bCs/>
        </w:rPr>
        <w:lastRenderedPageBreak/>
        <w:t>屏幕明水印（区域）</w:t>
      </w:r>
      <w:bookmarkEnd w:id="241"/>
    </w:p>
    <w:p w14:paraId="7B2B0857" w14:textId="77777777" w:rsidR="001E00E5" w:rsidRDefault="00000000">
      <w:pPr>
        <w:spacing w:before="158" w:after="158"/>
      </w:pPr>
      <w:r>
        <w:rPr>
          <w:rFonts w:hint="eastAsia"/>
        </w:rPr>
        <w:t>区域水印设置说明如下表所示。</w:t>
      </w:r>
    </w:p>
    <w:tbl>
      <w:tblPr>
        <w:tblStyle w:val="Table1"/>
        <w:tblW w:w="0" w:type="auto"/>
        <w:tblLook w:val="04A0" w:firstRow="1" w:lastRow="0" w:firstColumn="1" w:lastColumn="0" w:noHBand="0" w:noVBand="1"/>
      </w:tblPr>
      <w:tblGrid>
        <w:gridCol w:w="2119"/>
        <w:gridCol w:w="7503"/>
      </w:tblGrid>
      <w:tr w:rsidR="001E00E5" w14:paraId="23FD3D80" w14:textId="77777777" w:rsidTr="001E00E5">
        <w:trPr>
          <w:cnfStyle w:val="100000000000" w:firstRow="1" w:lastRow="0" w:firstColumn="0" w:lastColumn="0" w:oddVBand="0" w:evenVBand="0" w:oddHBand="0" w:evenHBand="0" w:firstRowFirstColumn="0" w:firstRowLastColumn="0" w:lastRowFirstColumn="0" w:lastRowLastColumn="0"/>
          <w:tblHeader/>
        </w:trPr>
        <w:tc>
          <w:tcPr>
            <w:tcW w:w="2119" w:type="dxa"/>
          </w:tcPr>
          <w:p w14:paraId="3CEBE957" w14:textId="77777777" w:rsidR="001E00E5" w:rsidRDefault="00000000">
            <w:pPr>
              <w:pStyle w:val="afffff3"/>
            </w:pPr>
            <w:r>
              <w:t>水印设置</w:t>
            </w:r>
          </w:p>
        </w:tc>
        <w:tc>
          <w:tcPr>
            <w:tcW w:w="7503" w:type="dxa"/>
          </w:tcPr>
          <w:p w14:paraId="416392A3" w14:textId="77777777" w:rsidR="001E00E5" w:rsidRDefault="00000000">
            <w:pPr>
              <w:pStyle w:val="afffff3"/>
            </w:pPr>
            <w:r>
              <w:t>说明</w:t>
            </w:r>
          </w:p>
        </w:tc>
      </w:tr>
      <w:tr w:rsidR="001E00E5" w14:paraId="0B2EFBF5" w14:textId="77777777" w:rsidTr="001E00E5">
        <w:tc>
          <w:tcPr>
            <w:tcW w:w="2119" w:type="dxa"/>
          </w:tcPr>
          <w:p w14:paraId="452D1983" w14:textId="77777777" w:rsidR="001E00E5" w:rsidRDefault="00000000">
            <w:pPr>
              <w:pStyle w:val="afffff3"/>
            </w:pPr>
            <w:r>
              <w:t>水印内容</w:t>
            </w:r>
          </w:p>
        </w:tc>
        <w:tc>
          <w:tcPr>
            <w:tcW w:w="7503" w:type="dxa"/>
          </w:tcPr>
          <w:p w14:paraId="6E389167" w14:textId="77777777" w:rsidR="001E00E5" w:rsidRDefault="00000000">
            <w:pPr>
              <w:pStyle w:val="afffff3"/>
            </w:pPr>
            <w:r>
              <w:rPr>
                <w:rFonts w:hint="eastAsia"/>
              </w:rPr>
              <w:t>终端</w:t>
            </w:r>
            <w:r>
              <w:t>名称、</w:t>
            </w:r>
            <w:r>
              <w:t>IP</w:t>
            </w:r>
            <w:r>
              <w:t>、</w:t>
            </w:r>
            <w:r>
              <w:t>MAC</w:t>
            </w:r>
            <w:r>
              <w:t>、登录用户、系统时间、自定义内容</w:t>
            </w:r>
            <w:r>
              <w:rPr>
                <w:rFonts w:hint="eastAsia"/>
              </w:rPr>
              <w:t>。</w:t>
            </w:r>
          </w:p>
        </w:tc>
      </w:tr>
      <w:tr w:rsidR="001E00E5" w14:paraId="37CFD431" w14:textId="77777777" w:rsidTr="001E00E5">
        <w:tc>
          <w:tcPr>
            <w:tcW w:w="2119" w:type="dxa"/>
          </w:tcPr>
          <w:p w14:paraId="248489E6" w14:textId="77777777" w:rsidR="001E00E5" w:rsidRDefault="00000000">
            <w:pPr>
              <w:pStyle w:val="afffff3"/>
            </w:pPr>
            <w:r>
              <w:t>内容颜色</w:t>
            </w:r>
          </w:p>
        </w:tc>
        <w:tc>
          <w:tcPr>
            <w:tcW w:w="7503" w:type="dxa"/>
          </w:tcPr>
          <w:p w14:paraId="0BAAF042" w14:textId="77777777" w:rsidR="001E00E5" w:rsidRDefault="00000000">
            <w:pPr>
              <w:pStyle w:val="afffff3"/>
            </w:pPr>
            <w:r>
              <w:rPr>
                <w:rFonts w:hint="eastAsia"/>
              </w:rPr>
              <w:t>终端</w:t>
            </w:r>
            <w:r>
              <w:t>水印的文字颜色</w:t>
            </w:r>
            <w:r>
              <w:rPr>
                <w:rFonts w:hint="eastAsia"/>
              </w:rPr>
              <w:t>。</w:t>
            </w:r>
          </w:p>
        </w:tc>
      </w:tr>
      <w:tr w:rsidR="001E00E5" w14:paraId="46580356" w14:textId="77777777" w:rsidTr="001E00E5">
        <w:tc>
          <w:tcPr>
            <w:tcW w:w="2119" w:type="dxa"/>
          </w:tcPr>
          <w:p w14:paraId="3B0C28D4" w14:textId="77777777" w:rsidR="001E00E5" w:rsidRDefault="00000000">
            <w:pPr>
              <w:pStyle w:val="afffff3"/>
            </w:pPr>
            <w:r>
              <w:rPr>
                <w:rFonts w:hint="eastAsia"/>
              </w:rPr>
              <w:t>字体</w:t>
            </w:r>
          </w:p>
        </w:tc>
        <w:tc>
          <w:tcPr>
            <w:tcW w:w="7503" w:type="dxa"/>
          </w:tcPr>
          <w:p w14:paraId="5C871C5D" w14:textId="77777777" w:rsidR="001E00E5" w:rsidRDefault="00000000">
            <w:pPr>
              <w:pStyle w:val="afffff3"/>
            </w:pPr>
            <w:r>
              <w:rPr>
                <w:rFonts w:hint="eastAsia"/>
              </w:rPr>
              <w:t>终端水印的字体，支持宋体、微软雅黑、仿宋、黑体、楷体。</w:t>
            </w:r>
          </w:p>
        </w:tc>
      </w:tr>
      <w:tr w:rsidR="001E00E5" w14:paraId="3C375CD5" w14:textId="77777777" w:rsidTr="001E00E5">
        <w:tc>
          <w:tcPr>
            <w:tcW w:w="2119" w:type="dxa"/>
          </w:tcPr>
          <w:p w14:paraId="3984D522" w14:textId="77777777" w:rsidR="001E00E5" w:rsidRDefault="00000000">
            <w:pPr>
              <w:pStyle w:val="afffff3"/>
            </w:pPr>
            <w:r>
              <w:t>字体大小</w:t>
            </w:r>
          </w:p>
        </w:tc>
        <w:tc>
          <w:tcPr>
            <w:tcW w:w="7503" w:type="dxa"/>
          </w:tcPr>
          <w:p w14:paraId="37F1397E" w14:textId="77777777" w:rsidR="001E00E5" w:rsidRDefault="00000000">
            <w:pPr>
              <w:pStyle w:val="afffff3"/>
            </w:pPr>
            <w:r>
              <w:rPr>
                <w:rFonts w:hint="eastAsia"/>
              </w:rPr>
              <w:t>终端</w:t>
            </w:r>
            <w:r>
              <w:t>水印的字体大小</w:t>
            </w:r>
            <w:r>
              <w:rPr>
                <w:rFonts w:hint="eastAsia"/>
              </w:rPr>
              <w:t>。</w:t>
            </w:r>
          </w:p>
        </w:tc>
      </w:tr>
      <w:tr w:rsidR="001E00E5" w14:paraId="19F16124" w14:textId="77777777" w:rsidTr="001E00E5">
        <w:tc>
          <w:tcPr>
            <w:tcW w:w="2119" w:type="dxa"/>
          </w:tcPr>
          <w:p w14:paraId="32F12ADA" w14:textId="77777777" w:rsidR="001E00E5" w:rsidRDefault="00000000">
            <w:pPr>
              <w:pStyle w:val="afffff3"/>
            </w:pPr>
            <w:r>
              <w:rPr>
                <w:rFonts w:hint="eastAsia"/>
              </w:rPr>
              <w:t>横向位置</w:t>
            </w:r>
          </w:p>
        </w:tc>
        <w:tc>
          <w:tcPr>
            <w:tcW w:w="7503" w:type="dxa"/>
          </w:tcPr>
          <w:p w14:paraId="6905AE02" w14:textId="77777777" w:rsidR="001E00E5" w:rsidRDefault="00000000">
            <w:pPr>
              <w:pStyle w:val="afffff3"/>
            </w:pPr>
            <w:r>
              <w:rPr>
                <w:rFonts w:hint="eastAsia"/>
              </w:rPr>
              <w:t>终端</w:t>
            </w:r>
            <w:r>
              <w:t>水印的</w:t>
            </w:r>
            <w:r>
              <w:rPr>
                <w:rFonts w:hint="eastAsia"/>
              </w:rPr>
              <w:t>横向位置，支持居左、居中、居右。</w:t>
            </w:r>
          </w:p>
        </w:tc>
      </w:tr>
      <w:tr w:rsidR="001E00E5" w14:paraId="48E76ECD" w14:textId="77777777" w:rsidTr="001E00E5">
        <w:tc>
          <w:tcPr>
            <w:tcW w:w="2119" w:type="dxa"/>
          </w:tcPr>
          <w:p w14:paraId="5C285075" w14:textId="77777777" w:rsidR="001E00E5" w:rsidRDefault="00000000">
            <w:pPr>
              <w:pStyle w:val="afffff3"/>
            </w:pPr>
            <w:r>
              <w:rPr>
                <w:rFonts w:hint="eastAsia"/>
              </w:rPr>
              <w:t>纵向位置</w:t>
            </w:r>
          </w:p>
        </w:tc>
        <w:tc>
          <w:tcPr>
            <w:tcW w:w="7503" w:type="dxa"/>
          </w:tcPr>
          <w:p w14:paraId="11A3830E" w14:textId="77777777" w:rsidR="001E00E5" w:rsidRDefault="00000000">
            <w:pPr>
              <w:pStyle w:val="afffff3"/>
            </w:pPr>
            <w:r>
              <w:rPr>
                <w:rFonts w:hint="eastAsia"/>
              </w:rPr>
              <w:t>终端</w:t>
            </w:r>
            <w:r>
              <w:t>水印的</w:t>
            </w:r>
            <w:r>
              <w:rPr>
                <w:rFonts w:hint="eastAsia"/>
              </w:rPr>
              <w:t>纵向位置，支持顶端、居中、底部。</w:t>
            </w:r>
          </w:p>
        </w:tc>
      </w:tr>
    </w:tbl>
    <w:p w14:paraId="71928995" w14:textId="77777777" w:rsidR="001E00E5" w:rsidRDefault="00000000">
      <w:pPr>
        <w:pStyle w:val="3dbapp"/>
        <w:spacing w:before="158" w:after="158"/>
        <w:rPr>
          <w:bCs/>
        </w:rPr>
      </w:pPr>
      <w:bookmarkStart w:id="242" w:name="_Toc181005573"/>
      <w:r>
        <w:rPr>
          <w:rFonts w:hint="eastAsia"/>
          <w:bCs/>
        </w:rPr>
        <w:t>屏幕隐水印</w:t>
      </w:r>
      <w:bookmarkEnd w:id="240"/>
      <w:bookmarkEnd w:id="242"/>
    </w:p>
    <w:p w14:paraId="1DB5148A" w14:textId="77777777" w:rsidR="001E00E5" w:rsidRDefault="00000000">
      <w:pPr>
        <w:spacing w:before="158" w:after="158"/>
      </w:pPr>
      <w:r>
        <w:rPr>
          <w:rFonts w:hint="eastAsia"/>
        </w:rPr>
        <w:t>对终端设备的屏幕隐水印进行配置，包括水印强度等，包含不同分辨率和场景下的</w:t>
      </w:r>
      <w:r>
        <w:t>不同强度</w:t>
      </w:r>
      <w:r>
        <w:rPr>
          <w:rFonts w:hint="eastAsia"/>
        </w:rPr>
        <w:t>的水印效果配置。</w:t>
      </w:r>
    </w:p>
    <w:p w14:paraId="46E1ABE7" w14:textId="77777777" w:rsidR="001E00E5" w:rsidRDefault="00000000">
      <w:pPr>
        <w:pStyle w:val="3dbapp"/>
        <w:spacing w:before="158" w:after="158"/>
        <w:rPr>
          <w:bCs/>
        </w:rPr>
      </w:pPr>
      <w:bookmarkStart w:id="243" w:name="_Toc120091644"/>
      <w:bookmarkStart w:id="244" w:name="_Toc181005574"/>
      <w:r>
        <w:rPr>
          <w:rFonts w:hint="eastAsia"/>
          <w:bCs/>
        </w:rPr>
        <w:t>取证管理</w:t>
      </w:r>
      <w:bookmarkEnd w:id="243"/>
      <w:bookmarkEnd w:id="244"/>
    </w:p>
    <w:p w14:paraId="5A8C987B" w14:textId="77777777" w:rsidR="001E00E5" w:rsidRDefault="00000000">
      <w:pPr>
        <w:spacing w:before="158" w:after="158"/>
      </w:pPr>
      <w:r>
        <w:rPr>
          <w:rFonts w:hint="eastAsia"/>
        </w:rPr>
        <w:t>取证模块通过</w:t>
      </w:r>
      <w:r>
        <w:rPr>
          <w:rFonts w:hint="eastAsia"/>
          <w:lang w:val="zh-CN"/>
        </w:rPr>
        <w:t>解析屏幕</w:t>
      </w:r>
      <w:r>
        <w:rPr>
          <w:rFonts w:hint="eastAsia"/>
        </w:rPr>
        <w:t>隐水印图片</w:t>
      </w:r>
      <w:r>
        <w:rPr>
          <w:rFonts w:hint="eastAsia"/>
          <w:lang w:val="zh-CN"/>
        </w:rPr>
        <w:t>，对</w:t>
      </w:r>
      <w:r>
        <w:rPr>
          <w:rFonts w:hint="eastAsia"/>
        </w:rPr>
        <w:t>图片中</w:t>
      </w:r>
      <w:r>
        <w:rPr>
          <w:rFonts w:hint="eastAsia"/>
          <w:lang w:val="zh-CN"/>
        </w:rPr>
        <w:t>水印信息进行提取和还原，获取终端设备信息、图片生成时间和对应的用户信息等</w:t>
      </w:r>
      <w:r>
        <w:rPr>
          <w:rFonts w:hint="eastAsia"/>
        </w:rPr>
        <w:t>的</w:t>
      </w:r>
      <w:r>
        <w:rPr>
          <w:rFonts w:hint="eastAsia"/>
          <w:lang w:val="zh-CN"/>
        </w:rPr>
        <w:t>。</w:t>
      </w:r>
      <w:r>
        <w:rPr>
          <w:rFonts w:hint="eastAsia"/>
        </w:rPr>
        <w:t>支持包括屏幕拍照图、屏幕截图和屏幕录屏视频等文件格式，每次取证保存取证记录，支持在线生成取证报告，报告内容包括图片素材信息、溯源标识、时间戳等信息，并支持</w:t>
      </w:r>
      <w:r>
        <w:rPr>
          <w:rFonts w:hint="eastAsia"/>
        </w:rPr>
        <w:t>PDF</w:t>
      </w:r>
      <w:r>
        <w:rPr>
          <w:rFonts w:hint="eastAsia"/>
        </w:rPr>
        <w:t>等通用文档格式导出取证报告</w:t>
      </w:r>
      <w:r>
        <w:rPr>
          <w:rFonts w:hint="eastAsia"/>
          <w:lang w:val="zh-CN"/>
        </w:rPr>
        <w:t>。</w:t>
      </w:r>
    </w:p>
    <w:p w14:paraId="5EC27F2C" w14:textId="77777777" w:rsidR="001E00E5" w:rsidRDefault="00000000">
      <w:pPr>
        <w:pStyle w:val="2"/>
        <w:spacing w:before="158" w:after="158"/>
      </w:pPr>
      <w:bookmarkStart w:id="245" w:name="_Toc120091645"/>
      <w:bookmarkStart w:id="246" w:name="_Toc181005575"/>
      <w:r>
        <w:rPr>
          <w:rFonts w:hint="eastAsia"/>
          <w:lang w:eastAsia="zh-Hans"/>
        </w:rPr>
        <w:t>网页防篡改</w:t>
      </w:r>
      <w:bookmarkEnd w:id="245"/>
      <w:bookmarkEnd w:id="246"/>
    </w:p>
    <w:p w14:paraId="6695A8AD" w14:textId="77777777" w:rsidR="001E00E5" w:rsidRDefault="00000000">
      <w:pPr>
        <w:tabs>
          <w:tab w:val="left" w:pos="960"/>
        </w:tabs>
        <w:spacing w:before="158" w:after="158"/>
      </w:pPr>
      <w:r>
        <w:rPr>
          <w:rFonts w:hint="eastAsia"/>
        </w:rPr>
        <w:lastRenderedPageBreak/>
        <w:t>保护文件不被篡改，默认保护所有子目录，通过新增白名单的方式实现对子目录的排除。支持仅记录模式、</w:t>
      </w:r>
      <w:r>
        <w:rPr>
          <w:rFonts w:hint="eastAsia"/>
          <w:lang w:eastAsia="zh-Hans"/>
        </w:rPr>
        <w:t>阻断并记录</w:t>
      </w:r>
      <w:r>
        <w:rPr>
          <w:rFonts w:hint="eastAsia"/>
        </w:rPr>
        <w:t>模式。</w:t>
      </w:r>
    </w:p>
    <w:p w14:paraId="1674F20E" w14:textId="77777777" w:rsidR="001E00E5" w:rsidRDefault="00000000">
      <w:pPr>
        <w:pStyle w:val="2"/>
        <w:spacing w:before="158" w:after="158"/>
      </w:pPr>
      <w:bookmarkStart w:id="247" w:name="_Toc120091646"/>
      <w:bookmarkStart w:id="248" w:name="_Toc181005576"/>
      <w:r>
        <w:rPr>
          <w:rFonts w:hint="eastAsia"/>
        </w:rPr>
        <w:t>Web</w:t>
      </w:r>
      <w:r>
        <w:rPr>
          <w:rFonts w:hint="eastAsia"/>
        </w:rPr>
        <w:t>应用防护</w:t>
      </w:r>
      <w:bookmarkEnd w:id="235"/>
      <w:bookmarkEnd w:id="236"/>
      <w:bookmarkEnd w:id="247"/>
      <w:bookmarkEnd w:id="248"/>
    </w:p>
    <w:p w14:paraId="1F76CA92" w14:textId="77777777" w:rsidR="001E00E5" w:rsidRDefault="00000000">
      <w:pPr>
        <w:spacing w:before="158" w:after="158"/>
        <w:rPr>
          <w:rFonts w:cs="Helvetica Neue"/>
        </w:rPr>
      </w:pPr>
      <w:r>
        <w:rPr>
          <w:rFonts w:hint="eastAsia"/>
        </w:rPr>
        <w:t>由使用</w:t>
      </w:r>
      <w:r>
        <w:rPr>
          <w:rFonts w:cs="Times New Roman"/>
        </w:rPr>
        <w:t>Web</w:t>
      </w:r>
      <w:r>
        <w:rPr>
          <w:rFonts w:hint="eastAsia"/>
        </w:rPr>
        <w:t>容器的第三方安全插件机制实现，可在</w:t>
      </w:r>
      <w:r>
        <w:rPr>
          <w:rFonts w:cs="Times New Roman"/>
        </w:rPr>
        <w:t>Web</w:t>
      </w:r>
      <w:r>
        <w:rPr>
          <w:rFonts w:hint="eastAsia"/>
        </w:rPr>
        <w:t>后台程序处理请求之前获取到所有的请求上下文信息提前过滤，对恶意请求及时拦截。</w:t>
      </w:r>
    </w:p>
    <w:p w14:paraId="2B460175" w14:textId="77777777" w:rsidR="001E00E5" w:rsidRDefault="00000000">
      <w:pPr>
        <w:spacing w:before="158" w:after="158"/>
        <w:rPr>
          <w:rFonts w:cs="PingFang SC"/>
        </w:rPr>
      </w:pPr>
      <w:r>
        <w:rPr>
          <w:rFonts w:cs="PingFang SC" w:hint="eastAsia"/>
        </w:rPr>
        <w:t>支持容器类型丰富：</w:t>
      </w:r>
      <w:r>
        <w:t>IIS6.0 ~ IIS10.0</w:t>
      </w:r>
      <w:r>
        <w:rPr>
          <w:rFonts w:cs="PingFang SC" w:hint="eastAsia"/>
        </w:rPr>
        <w:t>、</w:t>
      </w:r>
      <w:r>
        <w:t>Apache2.2 ~ Apache2.4</w:t>
      </w:r>
      <w:r>
        <w:rPr>
          <w:rFonts w:cs="PingFang SC" w:hint="eastAsia"/>
        </w:rPr>
        <w:t>、以及任何支持</w:t>
      </w:r>
      <w:r>
        <w:t>Servlet</w:t>
      </w:r>
      <w:r>
        <w:rPr>
          <w:rFonts w:cs="PingFang SC" w:hint="eastAsia"/>
        </w:rPr>
        <w:t>过滤模型的</w:t>
      </w:r>
      <w:r>
        <w:rPr>
          <w:rFonts w:hint="eastAsia"/>
        </w:rPr>
        <w:t>J</w:t>
      </w:r>
      <w:r>
        <w:t>ava</w:t>
      </w:r>
      <w:r>
        <w:rPr>
          <w:rFonts w:cs="PingFang SC" w:hint="eastAsia"/>
        </w:rPr>
        <w:t>类容器（</w:t>
      </w:r>
      <w:r>
        <w:t>Tomcat</w:t>
      </w:r>
      <w:r>
        <w:rPr>
          <w:rFonts w:cs="PingFang SC" w:hint="eastAsia"/>
        </w:rPr>
        <w:t>、</w:t>
      </w:r>
      <w:r>
        <w:t>Web</w:t>
      </w:r>
      <w:r>
        <w:rPr>
          <w:rFonts w:hint="eastAsia"/>
        </w:rPr>
        <w:t>L</w:t>
      </w:r>
      <w:r>
        <w:t>ogic</w:t>
      </w:r>
      <w:r>
        <w:rPr>
          <w:rFonts w:cs="PingFang SC" w:hint="eastAsia"/>
        </w:rPr>
        <w:t>、</w:t>
      </w:r>
      <w:r>
        <w:t>J</w:t>
      </w:r>
      <w:r>
        <w:rPr>
          <w:rFonts w:hint="eastAsia"/>
        </w:rPr>
        <w:t>B</w:t>
      </w:r>
      <w:r>
        <w:t>o</w:t>
      </w:r>
      <w:r>
        <w:rPr>
          <w:rFonts w:hint="eastAsia"/>
        </w:rPr>
        <w:t>s</w:t>
      </w:r>
      <w:r>
        <w:t>s</w:t>
      </w:r>
      <w:r>
        <w:rPr>
          <w:rFonts w:cs="PingFang SC" w:hint="eastAsia"/>
        </w:rPr>
        <w:t>、</w:t>
      </w:r>
      <w:r>
        <w:t>Jetty</w:t>
      </w:r>
      <w:r>
        <w:rPr>
          <w:rFonts w:cs="PingFang SC" w:hint="eastAsia"/>
        </w:rPr>
        <w:t>等）。</w:t>
      </w:r>
      <w:r>
        <w:t>IIS</w:t>
      </w:r>
      <w:r>
        <w:rPr>
          <w:rFonts w:cs="PingFang SC" w:hint="eastAsia"/>
        </w:rPr>
        <w:t>系列可支持插件的动态安装及卸载，不需要重启</w:t>
      </w:r>
      <w:r>
        <w:t>Web</w:t>
      </w:r>
      <w:r>
        <w:rPr>
          <w:rFonts w:cs="PingFang SC" w:hint="eastAsia"/>
        </w:rPr>
        <w:t>容器。</w:t>
      </w:r>
    </w:p>
    <w:p w14:paraId="37B2A4BF" w14:textId="77777777" w:rsidR="001E00E5" w:rsidRDefault="00000000">
      <w:pPr>
        <w:pStyle w:val="3dbapp"/>
        <w:spacing w:before="158" w:after="158"/>
        <w:rPr>
          <w:bCs/>
        </w:rPr>
      </w:pPr>
      <w:bookmarkStart w:id="249" w:name="_Toc120091647"/>
      <w:bookmarkStart w:id="250" w:name="_Toc181005577"/>
      <w:r>
        <w:rPr>
          <w:rFonts w:hint="eastAsia"/>
          <w:bCs/>
        </w:rPr>
        <w:t>网站漏洞防护</w:t>
      </w:r>
      <w:bookmarkEnd w:id="249"/>
      <w:bookmarkEnd w:id="250"/>
    </w:p>
    <w:p w14:paraId="5B66F28D" w14:textId="77777777" w:rsidR="001E00E5" w:rsidRDefault="00000000">
      <w:pPr>
        <w:spacing w:before="158" w:after="158"/>
      </w:pPr>
      <w:r>
        <w:rPr>
          <w:rFonts w:hint="eastAsia"/>
        </w:rPr>
        <w:t>网站漏洞防护具有以下四大功能：</w:t>
      </w:r>
    </w:p>
    <w:p w14:paraId="1773E9C9" w14:textId="77777777" w:rsidR="001E00E5" w:rsidRDefault="00000000">
      <w:pPr>
        <w:pStyle w:val="a"/>
        <w:numPr>
          <w:ilvl w:val="0"/>
          <w:numId w:val="36"/>
        </w:numPr>
        <w:snapToGrid/>
        <w:spacing w:before="158" w:after="158"/>
        <w:rPr>
          <w:rFonts w:cs="Helvetica Neue"/>
        </w:rPr>
      </w:pPr>
      <w:r>
        <w:rPr>
          <w:rFonts w:hint="eastAsia"/>
        </w:rPr>
        <w:t>针对常见的</w:t>
      </w:r>
      <w:r>
        <w:rPr>
          <w:rFonts w:cs="Times New Roman"/>
        </w:rPr>
        <w:t>SQL</w:t>
      </w:r>
      <w:r>
        <w:rPr>
          <w:rFonts w:hint="eastAsia"/>
        </w:rPr>
        <w:t>注入、</w:t>
      </w:r>
      <w:r>
        <w:rPr>
          <w:rFonts w:cs="Times New Roman"/>
        </w:rPr>
        <w:t>XSS</w:t>
      </w:r>
      <w:r>
        <w:rPr>
          <w:rFonts w:hint="eastAsia"/>
        </w:rPr>
        <w:t>跨站攻击进行防护。</w:t>
      </w:r>
    </w:p>
    <w:p w14:paraId="54DC8056" w14:textId="77777777" w:rsidR="001E00E5" w:rsidRDefault="00000000">
      <w:pPr>
        <w:pStyle w:val="a"/>
        <w:numPr>
          <w:ilvl w:val="0"/>
          <w:numId w:val="36"/>
        </w:numPr>
        <w:snapToGrid/>
        <w:spacing w:before="158" w:after="158"/>
        <w:rPr>
          <w:rFonts w:cs="Helvetica Neue"/>
        </w:rPr>
      </w:pPr>
      <w:r>
        <w:rPr>
          <w:rFonts w:hint="eastAsia"/>
        </w:rPr>
        <w:t>可检测到各种主流扫描器行为，根据设置屏蔽对本站的扫描。</w:t>
      </w:r>
    </w:p>
    <w:p w14:paraId="2A34458D" w14:textId="77777777" w:rsidR="001E00E5" w:rsidRDefault="00000000">
      <w:pPr>
        <w:pStyle w:val="a"/>
        <w:numPr>
          <w:ilvl w:val="0"/>
          <w:numId w:val="36"/>
        </w:numPr>
        <w:snapToGrid/>
        <w:spacing w:before="158" w:after="158"/>
        <w:rPr>
          <w:rFonts w:cs="Helvetica Neue"/>
        </w:rPr>
      </w:pPr>
      <w:r>
        <w:rPr>
          <w:rFonts w:hint="eastAsia"/>
        </w:rPr>
        <w:t>可防护低版本</w:t>
      </w:r>
      <w:r>
        <w:rPr>
          <w:rFonts w:cs="Times New Roman"/>
        </w:rPr>
        <w:t>Web</w:t>
      </w:r>
      <w:r>
        <w:rPr>
          <w:rFonts w:hint="eastAsia"/>
        </w:rPr>
        <w:t>容器的文件名解析漏洞、畸形文件漏洞等。</w:t>
      </w:r>
    </w:p>
    <w:p w14:paraId="325CF1B0" w14:textId="77777777" w:rsidR="001E00E5" w:rsidRDefault="00000000">
      <w:pPr>
        <w:pStyle w:val="a"/>
        <w:numPr>
          <w:ilvl w:val="0"/>
          <w:numId w:val="36"/>
        </w:numPr>
        <w:snapToGrid/>
        <w:spacing w:before="158" w:after="158"/>
      </w:pPr>
      <w:r>
        <w:rPr>
          <w:rFonts w:hint="eastAsia"/>
        </w:rPr>
        <w:t>针对集中爆发的</w:t>
      </w:r>
      <w:r>
        <w:rPr>
          <w:rFonts w:cs="Times New Roman"/>
        </w:rPr>
        <w:t>Web</w:t>
      </w:r>
      <w:r>
        <w:rPr>
          <w:rFonts w:hint="eastAsia"/>
        </w:rPr>
        <w:t>应用程序漏洞（</w:t>
      </w:r>
      <w:r>
        <w:rPr>
          <w:rFonts w:cs="Times New Roman"/>
        </w:rPr>
        <w:t>Struts</w:t>
      </w:r>
      <w:r>
        <w:rPr>
          <w:rFonts w:hint="eastAsia"/>
        </w:rPr>
        <w:t>系列漏洞等）可及时更新策略达到免疫效果，自定义的网站漏洞防护，可对页面请求的所有字段进行过滤，并能支持对自定义的请求字段（用户业务自定义字段）进行过滤。</w:t>
      </w:r>
    </w:p>
    <w:p w14:paraId="32B0C102" w14:textId="77777777" w:rsidR="001E00E5" w:rsidRDefault="00000000">
      <w:pPr>
        <w:pStyle w:val="3dbapp"/>
        <w:spacing w:before="158" w:after="158"/>
        <w:rPr>
          <w:bCs/>
        </w:rPr>
      </w:pPr>
      <w:bookmarkStart w:id="251" w:name="_Toc120091648"/>
      <w:bookmarkStart w:id="252" w:name="_Toc181005578"/>
      <w:r>
        <w:rPr>
          <w:rFonts w:hint="eastAsia"/>
          <w:bCs/>
        </w:rPr>
        <w:t>CC</w:t>
      </w:r>
      <w:r>
        <w:rPr>
          <w:rFonts w:hint="eastAsia"/>
          <w:bCs/>
        </w:rPr>
        <w:t>攻击防护</w:t>
      </w:r>
      <w:bookmarkEnd w:id="251"/>
      <w:bookmarkEnd w:id="252"/>
    </w:p>
    <w:p w14:paraId="41E93BEC" w14:textId="77777777" w:rsidR="001E00E5" w:rsidRDefault="00000000">
      <w:pPr>
        <w:spacing w:before="158" w:after="158"/>
        <w:rPr>
          <w:rFonts w:cs="Helvetica Neue"/>
        </w:rPr>
      </w:pPr>
      <w:r>
        <w:rPr>
          <w:rFonts w:hint="eastAsia"/>
        </w:rPr>
        <w:t>以自研</w:t>
      </w:r>
      <w:r>
        <w:rPr>
          <w:rFonts w:cs="Times New Roman"/>
        </w:rPr>
        <w:t>Web</w:t>
      </w:r>
      <w:r>
        <w:rPr>
          <w:rFonts w:hint="eastAsia"/>
        </w:rPr>
        <w:t>容器安全插件采集的数据为依据，智能检测并防御</w:t>
      </w:r>
      <w:r>
        <w:rPr>
          <w:rFonts w:cs="Times New Roman"/>
        </w:rPr>
        <w:t>CC</w:t>
      </w:r>
      <w:r>
        <w:rPr>
          <w:rFonts w:hint="eastAsia"/>
        </w:rPr>
        <w:t>攻击行为。同时与微隔离模块达成联动响应，从内核网络驱动中直接丢弃攻击者的数据包，以保证网站的正常服务能力。</w:t>
      </w:r>
    </w:p>
    <w:p w14:paraId="2BACB08A" w14:textId="77777777" w:rsidR="001E00E5" w:rsidRDefault="00000000">
      <w:pPr>
        <w:spacing w:before="158" w:after="158"/>
      </w:pPr>
      <w:r>
        <w:rPr>
          <w:rFonts w:hint="eastAsia"/>
        </w:rPr>
        <w:t>CC</w:t>
      </w:r>
      <w:r>
        <w:rPr>
          <w:rFonts w:hint="eastAsia"/>
        </w:rPr>
        <w:t>攻击防护等级详细说明如下表所示。</w:t>
      </w:r>
    </w:p>
    <w:tbl>
      <w:tblPr>
        <w:tblStyle w:val="Table1"/>
        <w:tblW w:w="0" w:type="auto"/>
        <w:tblLook w:val="04A0" w:firstRow="1" w:lastRow="0" w:firstColumn="1" w:lastColumn="0" w:noHBand="0" w:noVBand="1"/>
      </w:tblPr>
      <w:tblGrid>
        <w:gridCol w:w="1268"/>
        <w:gridCol w:w="8354"/>
      </w:tblGrid>
      <w:tr w:rsidR="001E00E5" w14:paraId="787DFF70" w14:textId="77777777" w:rsidTr="001E00E5">
        <w:trPr>
          <w:cnfStyle w:val="100000000000" w:firstRow="1" w:lastRow="0" w:firstColumn="0" w:lastColumn="0" w:oddVBand="0" w:evenVBand="0" w:oddHBand="0" w:evenHBand="0" w:firstRowFirstColumn="0" w:firstRowLastColumn="0" w:lastRowFirstColumn="0" w:lastRowLastColumn="0"/>
        </w:trPr>
        <w:tc>
          <w:tcPr>
            <w:tcW w:w="1268" w:type="dxa"/>
          </w:tcPr>
          <w:p w14:paraId="1AFD75E0" w14:textId="77777777" w:rsidR="001E00E5" w:rsidRDefault="00000000">
            <w:pPr>
              <w:pStyle w:val="afffff3"/>
              <w:rPr>
                <w:b w:val="0"/>
              </w:rPr>
            </w:pPr>
            <w:r>
              <w:rPr>
                <w:rFonts w:hint="eastAsia"/>
              </w:rPr>
              <w:lastRenderedPageBreak/>
              <w:t>级别</w:t>
            </w:r>
          </w:p>
        </w:tc>
        <w:tc>
          <w:tcPr>
            <w:tcW w:w="8354" w:type="dxa"/>
          </w:tcPr>
          <w:p w14:paraId="089FE0C1" w14:textId="77777777" w:rsidR="001E00E5" w:rsidRDefault="00000000">
            <w:pPr>
              <w:pStyle w:val="afffff3"/>
              <w:rPr>
                <w:b w:val="0"/>
              </w:rPr>
            </w:pPr>
            <w:r>
              <w:rPr>
                <w:rFonts w:hint="eastAsia"/>
              </w:rPr>
              <w:t>说明</w:t>
            </w:r>
          </w:p>
        </w:tc>
      </w:tr>
      <w:tr w:rsidR="001E00E5" w14:paraId="0A260B3E" w14:textId="77777777" w:rsidTr="001E00E5">
        <w:tc>
          <w:tcPr>
            <w:tcW w:w="1268" w:type="dxa"/>
          </w:tcPr>
          <w:p w14:paraId="14BD55CA" w14:textId="77777777" w:rsidR="001E00E5" w:rsidRDefault="00000000">
            <w:pPr>
              <w:pStyle w:val="afffff3"/>
            </w:pPr>
            <w:r>
              <w:rPr>
                <w:rFonts w:hint="eastAsia"/>
              </w:rPr>
              <w:t>低</w:t>
            </w:r>
          </w:p>
        </w:tc>
        <w:tc>
          <w:tcPr>
            <w:tcW w:w="8354" w:type="dxa"/>
          </w:tcPr>
          <w:p w14:paraId="3E90E1A7" w14:textId="77777777" w:rsidR="001E00E5" w:rsidRDefault="00000000">
            <w:pPr>
              <w:pStyle w:val="afffff3"/>
            </w:pPr>
            <w:r>
              <w:rPr>
                <w:rFonts w:hint="eastAsia"/>
              </w:rPr>
              <w:t>最简单验证策略，当单个</w:t>
            </w:r>
            <w:r>
              <w:t>IP</w:t>
            </w:r>
            <w:r>
              <w:rPr>
                <w:rFonts w:hint="eastAsia"/>
              </w:rPr>
              <w:t>在规定的时间周期内访问次数达到设置阈值时，将自动锁定一段时间。低级别兼容性最好。</w:t>
            </w:r>
          </w:p>
          <w:p w14:paraId="572D9125" w14:textId="77777777" w:rsidR="001E00E5" w:rsidRDefault="00000000">
            <w:pPr>
              <w:pStyle w:val="afffff3"/>
            </w:pPr>
            <w:r>
              <w:rPr>
                <w:rFonts w:hint="eastAsia"/>
              </w:rPr>
              <w:t>浏览器行为验证说明：当达到规定的访问次数时，如果开启了此选项并且用户是通过浏览器来访问的网站，则说明是正常用户，不会将此</w:t>
            </w:r>
            <w:r>
              <w:t>IP</w:t>
            </w:r>
            <w:r>
              <w:rPr>
                <w:rFonts w:hint="eastAsia"/>
              </w:rPr>
              <w:t>拉黑。该选项可以将正常用户和攻击工具、爬虫类程序进行区分。</w:t>
            </w:r>
          </w:p>
        </w:tc>
      </w:tr>
      <w:tr w:rsidR="001E00E5" w14:paraId="02866406" w14:textId="77777777" w:rsidTr="001E00E5">
        <w:tc>
          <w:tcPr>
            <w:tcW w:w="1268" w:type="dxa"/>
          </w:tcPr>
          <w:p w14:paraId="7089F1FB" w14:textId="77777777" w:rsidR="001E00E5" w:rsidRDefault="00000000">
            <w:pPr>
              <w:pStyle w:val="afffff3"/>
            </w:pPr>
            <w:r>
              <w:rPr>
                <w:rFonts w:hint="eastAsia"/>
              </w:rPr>
              <w:t>中</w:t>
            </w:r>
          </w:p>
        </w:tc>
        <w:tc>
          <w:tcPr>
            <w:tcW w:w="8354" w:type="dxa"/>
          </w:tcPr>
          <w:p w14:paraId="77152DAE" w14:textId="77777777" w:rsidR="001E00E5" w:rsidRDefault="00000000">
            <w:pPr>
              <w:pStyle w:val="afffff3"/>
            </w:pPr>
            <w:r>
              <w:rPr>
                <w:rFonts w:hint="eastAsia"/>
              </w:rPr>
              <w:t>对于低级别无法防御的情况，可以尝试开启此安全级别。该级别可以智能判断访客的真实性，并且无需访客参与验证，使用了</w:t>
            </w:r>
            <w:r>
              <w:t>Cookie</w:t>
            </w:r>
            <w:r>
              <w:t>、</w:t>
            </w:r>
            <w:r>
              <w:t>JS</w:t>
            </w:r>
            <w:r>
              <w:rPr>
                <w:rFonts w:hint="eastAsia"/>
              </w:rPr>
              <w:t>脚本混合验证方式。</w:t>
            </w:r>
          </w:p>
        </w:tc>
      </w:tr>
      <w:tr w:rsidR="001E00E5" w14:paraId="37C193EE" w14:textId="77777777" w:rsidTr="001E00E5">
        <w:tc>
          <w:tcPr>
            <w:tcW w:w="1268" w:type="dxa"/>
          </w:tcPr>
          <w:p w14:paraId="78B7FEBC" w14:textId="77777777" w:rsidR="001E00E5" w:rsidRDefault="00000000">
            <w:pPr>
              <w:pStyle w:val="afffff3"/>
            </w:pPr>
            <w:r>
              <w:rPr>
                <w:rFonts w:hint="eastAsia"/>
              </w:rPr>
              <w:t>高</w:t>
            </w:r>
          </w:p>
        </w:tc>
        <w:tc>
          <w:tcPr>
            <w:tcW w:w="8354" w:type="dxa"/>
          </w:tcPr>
          <w:p w14:paraId="45B47A38" w14:textId="77777777" w:rsidR="001E00E5" w:rsidRDefault="00000000">
            <w:pPr>
              <w:pStyle w:val="afffff3"/>
            </w:pPr>
            <w:r>
              <w:rPr>
                <w:rFonts w:hint="eastAsia"/>
              </w:rPr>
              <w:t>对于长期处于被攻击状态的网站，建议开启高级别模式，高级别模式安全性最高，会在访客首次访问时通过输入一个随机的验证码来确认（图片方式验证码，具有对抗图片识别工具的干扰色），通过验证后进行浏览时无需再次输入验证码。</w:t>
            </w:r>
          </w:p>
        </w:tc>
      </w:tr>
    </w:tbl>
    <w:p w14:paraId="1854E648" w14:textId="77777777" w:rsidR="001E00E5" w:rsidRDefault="00000000">
      <w:pPr>
        <w:pStyle w:val="3dbapp"/>
        <w:spacing w:before="158" w:after="158"/>
        <w:rPr>
          <w:bCs/>
        </w:rPr>
      </w:pPr>
      <w:bookmarkStart w:id="253" w:name="_Toc120091649"/>
      <w:bookmarkStart w:id="254" w:name="_Toc181005579"/>
      <w:r>
        <w:rPr>
          <w:rFonts w:hint="eastAsia"/>
          <w:bCs/>
        </w:rPr>
        <w:t>网站访问控制</w:t>
      </w:r>
      <w:bookmarkEnd w:id="253"/>
      <w:bookmarkEnd w:id="254"/>
    </w:p>
    <w:p w14:paraId="0C132350" w14:textId="77777777" w:rsidR="001E00E5" w:rsidRDefault="00000000">
      <w:pPr>
        <w:pStyle w:val="a"/>
        <w:numPr>
          <w:ilvl w:val="0"/>
          <w:numId w:val="36"/>
        </w:numPr>
        <w:spacing w:before="158" w:after="158"/>
      </w:pPr>
      <w:r>
        <w:rPr>
          <w:rFonts w:hint="eastAsia"/>
        </w:rPr>
        <w:t>支持对一个</w:t>
      </w:r>
      <w:r>
        <w:t>IP</w:t>
      </w:r>
      <w:r>
        <w:rPr>
          <w:rFonts w:hint="eastAsia"/>
        </w:rPr>
        <w:t>或</w:t>
      </w:r>
      <w:r>
        <w:t>IP</w:t>
      </w:r>
      <w:r>
        <w:rPr>
          <w:rFonts w:hint="eastAsia"/>
        </w:rPr>
        <w:t>范围进行</w:t>
      </w:r>
      <w:r>
        <w:t>Web</w:t>
      </w:r>
      <w:r>
        <w:rPr>
          <w:rFonts w:hint="eastAsia"/>
        </w:rPr>
        <w:t>应用层面的细粒度访问控制。网站访问控制的策略优先级高于网站漏洞防护策略。</w:t>
      </w:r>
    </w:p>
    <w:p w14:paraId="553E6EA8" w14:textId="77777777" w:rsidR="001E00E5" w:rsidRDefault="00000000">
      <w:pPr>
        <w:pStyle w:val="a"/>
        <w:numPr>
          <w:ilvl w:val="0"/>
          <w:numId w:val="36"/>
        </w:numPr>
        <w:spacing w:before="158" w:after="158"/>
      </w:pPr>
      <w:r>
        <w:rPr>
          <w:rFonts w:hint="eastAsia"/>
        </w:rPr>
        <w:t>支持对网站的</w:t>
      </w:r>
      <w:r>
        <w:t>URL</w:t>
      </w:r>
      <w:r>
        <w:rPr>
          <w:rFonts w:hint="eastAsia"/>
        </w:rPr>
        <w:t>进行配置，也可通过直接设置域名达到全站放行。</w:t>
      </w:r>
    </w:p>
    <w:p w14:paraId="5727FE85" w14:textId="77777777" w:rsidR="001E00E5" w:rsidRDefault="00000000">
      <w:pPr>
        <w:pStyle w:val="2"/>
        <w:spacing w:before="158" w:after="158"/>
      </w:pPr>
      <w:bookmarkStart w:id="255" w:name="_Toc120091650"/>
      <w:bookmarkStart w:id="256" w:name="_Toc267948479"/>
      <w:bookmarkStart w:id="257" w:name="_Toc69834382"/>
      <w:bookmarkStart w:id="258" w:name="_Toc181005580"/>
      <w:r>
        <w:rPr>
          <w:rFonts w:hint="eastAsia"/>
        </w:rPr>
        <w:t>策略管理</w:t>
      </w:r>
      <w:bookmarkEnd w:id="255"/>
      <w:bookmarkEnd w:id="256"/>
      <w:bookmarkEnd w:id="257"/>
      <w:bookmarkEnd w:id="258"/>
    </w:p>
    <w:p w14:paraId="345C05D7" w14:textId="77777777" w:rsidR="001E00E5" w:rsidRDefault="00000000">
      <w:pPr>
        <w:spacing w:before="158" w:after="158"/>
        <w:rPr>
          <w:rFonts w:cs="Helvetica Neue"/>
        </w:rPr>
      </w:pPr>
      <w:r>
        <w:rPr>
          <w:rFonts w:hint="eastAsia"/>
        </w:rPr>
        <w:t>策略管理可以查看具体的防护配置，同时支持新增、编辑和删除策略。调整好的策略可以绑定到终端上，终端也可以随意切换策略。对于已经绑定终端的策略，后续只需要更新策略，已经绑定的终端将会同步更新策略。</w:t>
      </w:r>
    </w:p>
    <w:p w14:paraId="4958D48F" w14:textId="77777777" w:rsidR="001E00E5" w:rsidRDefault="00000000">
      <w:pPr>
        <w:spacing w:before="158" w:after="158"/>
      </w:pPr>
      <w:r>
        <w:rPr>
          <w:rFonts w:hint="eastAsia"/>
        </w:rPr>
        <w:t>系统内置三个模板，分别为通用模板、业务模板和审计模板。这三个模板已基本涵盖日常运营的大部分场</w:t>
      </w:r>
      <w:r>
        <w:rPr>
          <w:rFonts w:hint="eastAsia"/>
        </w:rPr>
        <w:lastRenderedPageBreak/>
        <w:t>景。同时用户可设定默认模板，新增终端将自动添加至默认模板。</w:t>
      </w:r>
    </w:p>
    <w:p w14:paraId="6FDF486A" w14:textId="77777777" w:rsidR="001E00E5" w:rsidRDefault="00000000">
      <w:pPr>
        <w:pStyle w:val="2"/>
        <w:spacing w:before="158" w:after="158"/>
      </w:pPr>
      <w:bookmarkStart w:id="259" w:name="_Toc120091651"/>
      <w:bookmarkStart w:id="260" w:name="_Toc181005581"/>
      <w:r>
        <w:rPr>
          <w:rFonts w:hint="eastAsia"/>
        </w:rPr>
        <w:t>日志报表</w:t>
      </w:r>
      <w:bookmarkEnd w:id="259"/>
      <w:bookmarkEnd w:id="260"/>
    </w:p>
    <w:p w14:paraId="63E9FBDF" w14:textId="77777777" w:rsidR="001E00E5" w:rsidRDefault="00000000">
      <w:pPr>
        <w:spacing w:before="158" w:after="158"/>
      </w:pPr>
      <w:r>
        <w:rPr>
          <w:rFonts w:hint="eastAsia"/>
        </w:rPr>
        <w:t>从攻防视角记录平台日志，包括防护日志、操作日志、运维日志等日志类型。并支持分类和根据关键字进行搜索查询。</w:t>
      </w:r>
    </w:p>
    <w:p w14:paraId="22709379" w14:textId="77777777" w:rsidR="001E00E5" w:rsidRDefault="00000000">
      <w:pPr>
        <w:pStyle w:val="3dbapp"/>
        <w:spacing w:before="158" w:after="158"/>
        <w:rPr>
          <w:w w:val="105"/>
        </w:rPr>
      </w:pPr>
      <w:bookmarkStart w:id="261" w:name="_Toc120091652"/>
      <w:bookmarkStart w:id="262" w:name="_Toc181005582"/>
      <w:r>
        <w:rPr>
          <w:rFonts w:hint="eastAsia"/>
          <w:w w:val="105"/>
        </w:rPr>
        <w:t>防护日志</w:t>
      </w:r>
      <w:bookmarkEnd w:id="261"/>
      <w:bookmarkEnd w:id="262"/>
    </w:p>
    <w:p w14:paraId="53D64D4A" w14:textId="77777777" w:rsidR="001E00E5" w:rsidRDefault="00977805" w:rsidP="007121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Lines="0" w:before="0" w:afterLines="0" w:after="0" w:line="240" w:lineRule="auto"/>
        <w:jc w:val="left"/>
      </w:pPr>
      <w:r>
        <w:rPr>
          <w:rFonts w:hint="eastAsia"/>
        </w:rPr>
        <w:t>防护</w:t>
      </w:r>
      <w:r w:rsidR="00712126">
        <w:rPr>
          <w:rFonts w:hint="eastAsia"/>
        </w:rPr>
        <w:t>日志</w:t>
      </w:r>
      <w:r w:rsidR="002A0332">
        <w:rPr>
          <w:rFonts w:hint="eastAsia"/>
        </w:rPr>
        <w:t>包含两种视图，其中列表视图</w:t>
      </w:r>
      <w:r w:rsidR="00712126">
        <w:rPr>
          <w:rFonts w:hint="eastAsia"/>
        </w:rPr>
        <w:t>基于终端的视角记录各类威胁攻击事件信息，</w:t>
      </w:r>
      <w:r>
        <w:rPr>
          <w:rFonts w:hint="eastAsia"/>
        </w:rPr>
        <w:t>包括系统防护</w:t>
      </w:r>
      <w:r w:rsidR="00712126">
        <w:rPr>
          <w:rFonts w:hint="eastAsia"/>
        </w:rPr>
        <w:t>（</w:t>
      </w:r>
      <w:r w:rsidR="00712126">
        <w:rPr>
          <w:rFonts w:ascii="Helvetica" w:eastAsia="宋体" w:hAnsi="Helvetica" w:cs="Helvetica"/>
          <w:kern w:val="0"/>
          <w:sz w:val="24"/>
        </w:rPr>
        <w:t>系</w:t>
      </w:r>
      <w:r w:rsidR="00712126" w:rsidRPr="00712126">
        <w:t>统登录防护</w:t>
      </w:r>
      <w:r w:rsidR="00712126" w:rsidRPr="00712126">
        <w:rPr>
          <w:rFonts w:hint="eastAsia"/>
        </w:rPr>
        <w:t>、</w:t>
      </w:r>
      <w:r w:rsidR="00712126" w:rsidRPr="00712126">
        <w:t>暴力破解防护</w:t>
      </w:r>
      <w:r w:rsidR="00712126" w:rsidRPr="00712126">
        <w:rPr>
          <w:rFonts w:hint="eastAsia"/>
        </w:rPr>
        <w:t>、</w:t>
      </w:r>
      <w:r w:rsidR="00712126" w:rsidRPr="00712126">
        <w:t>进程黑名单</w:t>
      </w:r>
      <w:r w:rsidR="00712126" w:rsidRPr="00712126">
        <w:rPr>
          <w:rFonts w:hint="eastAsia"/>
        </w:rPr>
        <w:t>、</w:t>
      </w:r>
      <w:r w:rsidR="00712126" w:rsidRPr="00712126">
        <w:t>文件访问监控</w:t>
      </w:r>
      <w:r w:rsidR="00712126" w:rsidRPr="00712126">
        <w:rPr>
          <w:rFonts w:hint="eastAsia"/>
        </w:rPr>
        <w:t>、</w:t>
      </w:r>
      <w:r w:rsidR="00712126" w:rsidRPr="00712126">
        <w:t>病毒防护</w:t>
      </w:r>
      <w:r w:rsidR="00712126" w:rsidRPr="00712126">
        <w:rPr>
          <w:rFonts w:hint="eastAsia"/>
        </w:rPr>
        <w:t>、</w:t>
      </w:r>
      <w:r w:rsidR="00712126" w:rsidRPr="00712126">
        <w:t>勒累深度防护</w:t>
      </w:r>
      <w:r w:rsidR="00712126" w:rsidRPr="00712126">
        <w:rPr>
          <w:rFonts w:hint="eastAsia"/>
        </w:rPr>
        <w:t>、</w:t>
      </w:r>
      <w:r w:rsidR="00712126" w:rsidRPr="00712126">
        <w:t>进程白名单</w:t>
      </w:r>
      <w:r w:rsidR="00712126" w:rsidRPr="00712126">
        <w:rPr>
          <w:rFonts w:hint="eastAsia"/>
        </w:rPr>
        <w:t>、弹窗拦截</w:t>
      </w:r>
      <w:r w:rsidR="00712126">
        <w:rPr>
          <w:rFonts w:hint="eastAsia"/>
        </w:rPr>
        <w:t>）</w:t>
      </w:r>
      <w:r>
        <w:rPr>
          <w:rFonts w:hint="eastAsia"/>
        </w:rPr>
        <w:t>、</w:t>
      </w:r>
      <w:r>
        <w:rPr>
          <w:rFonts w:hint="eastAsia"/>
        </w:rPr>
        <w:t xml:space="preserve">Web </w:t>
      </w:r>
      <w:r>
        <w:rPr>
          <w:rFonts w:hint="eastAsia"/>
        </w:rPr>
        <w:t>应用防护</w:t>
      </w:r>
      <w:r w:rsidR="00712126">
        <w:rPr>
          <w:rFonts w:hint="eastAsia"/>
        </w:rPr>
        <w:t>（</w:t>
      </w:r>
      <w:r w:rsidR="00712126" w:rsidRPr="00712126">
        <w:t>防</w:t>
      </w:r>
      <w:r w:rsidR="00712126" w:rsidRPr="00712126">
        <w:t>CC</w:t>
      </w:r>
      <w:r w:rsidR="00712126" w:rsidRPr="00712126">
        <w:t>攻击</w:t>
      </w:r>
      <w:r w:rsidR="00712126" w:rsidRPr="00712126">
        <w:rPr>
          <w:rFonts w:hint="eastAsia"/>
        </w:rPr>
        <w:t>、</w:t>
      </w:r>
      <w:r w:rsidR="00712126" w:rsidRPr="00712126">
        <w:t>网站漏洞防护</w:t>
      </w:r>
      <w:r w:rsidR="00712126" w:rsidRPr="00712126">
        <w:rPr>
          <w:rFonts w:hint="eastAsia"/>
        </w:rPr>
        <w:t>、</w:t>
      </w:r>
      <w:r w:rsidR="00712126" w:rsidRPr="00712126">
        <w:t>网站访问挖制</w:t>
      </w:r>
      <w:r w:rsidR="00712126" w:rsidRPr="00712126">
        <w:rPr>
          <w:rFonts w:hint="eastAsia"/>
        </w:rPr>
        <w:t>、</w:t>
      </w:r>
      <w:r w:rsidR="00712126" w:rsidRPr="00712126">
        <w:t>网页防篡改</w:t>
      </w:r>
      <w:r w:rsidR="00712126" w:rsidRPr="00712126">
        <w:rPr>
          <w:rFonts w:hint="eastAsia"/>
        </w:rPr>
        <w:t>、</w:t>
      </w:r>
      <w:r w:rsidR="00712126" w:rsidRPr="00712126">
        <w:t>网站</w:t>
      </w:r>
      <w:r w:rsidR="00712126" w:rsidRPr="00712126">
        <w:t>P</w:t>
      </w:r>
      <w:r w:rsidR="00712126" w:rsidRPr="00712126">
        <w:t>黑白名单</w:t>
      </w:r>
      <w:r w:rsidR="00712126">
        <w:rPr>
          <w:rFonts w:hint="eastAsia"/>
        </w:rPr>
        <w:t>）</w:t>
      </w:r>
      <w:r>
        <w:rPr>
          <w:rFonts w:hint="eastAsia"/>
        </w:rPr>
        <w:t>、网络防护</w:t>
      </w:r>
      <w:r w:rsidR="00712126">
        <w:rPr>
          <w:rFonts w:hint="eastAsia"/>
        </w:rPr>
        <w:t>（</w:t>
      </w:r>
      <w:r w:rsidR="00712126" w:rsidRPr="00712126">
        <w:t>防端口扫描</w:t>
      </w:r>
      <w:r w:rsidR="00712126" w:rsidRPr="00712126">
        <w:rPr>
          <w:rFonts w:hint="eastAsia"/>
        </w:rPr>
        <w:t>、</w:t>
      </w:r>
      <w:r w:rsidR="00712126" w:rsidRPr="00712126">
        <w:t>违规外联防护</w:t>
      </w:r>
      <w:r w:rsidR="00712126" w:rsidRPr="00712126">
        <w:rPr>
          <w:rFonts w:hint="eastAsia"/>
        </w:rPr>
        <w:t>、</w:t>
      </w:r>
      <w:r w:rsidR="00712126" w:rsidRPr="00712126">
        <w:t>网络分域隔离</w:t>
      </w:r>
      <w:r w:rsidR="00712126" w:rsidRPr="00712126">
        <w:rPr>
          <w:rFonts w:hint="eastAsia"/>
        </w:rPr>
        <w:t>、</w:t>
      </w:r>
      <w:r w:rsidR="00712126" w:rsidRPr="00712126">
        <w:t>微隔离</w:t>
      </w:r>
      <w:r w:rsidR="00712126">
        <w:rPr>
          <w:rFonts w:hint="eastAsia"/>
        </w:rPr>
        <w:t>）</w:t>
      </w:r>
      <w:r>
        <w:rPr>
          <w:rFonts w:hint="eastAsia"/>
        </w:rPr>
        <w:t>等日志类型。并支持导出和根据关键字进行搜索查询。</w:t>
      </w:r>
      <w:r w:rsidR="002A0332">
        <w:rPr>
          <w:rFonts w:hint="eastAsia"/>
        </w:rPr>
        <w:t>统计视图则针对防护日志中基于风险数、风险终端数、事件等级分布、一周趋势图等进行多维度统计</w:t>
      </w:r>
    </w:p>
    <w:p w14:paraId="5F6002E5" w14:textId="77777777" w:rsidR="002A0332" w:rsidRPr="00712126" w:rsidRDefault="002A0332" w:rsidP="007121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Lines="0" w:before="0" w:afterLines="0" w:after="0" w:line="240" w:lineRule="auto"/>
        <w:jc w:val="left"/>
        <w:rPr>
          <w:rFonts w:ascii="Helvetica" w:eastAsia="宋体" w:hAnsi="Helvetica" w:cs="Helvetica"/>
          <w:kern w:val="0"/>
          <w:sz w:val="24"/>
        </w:rPr>
      </w:pPr>
    </w:p>
    <w:p w14:paraId="015C046E" w14:textId="77777777" w:rsidR="00712126" w:rsidRDefault="00712126">
      <w:pPr>
        <w:spacing w:before="158" w:after="158"/>
      </w:pPr>
    </w:p>
    <w:p w14:paraId="42229F64" w14:textId="77777777" w:rsidR="001E00E5" w:rsidRDefault="00000000">
      <w:pPr>
        <w:pStyle w:val="3dbapp"/>
        <w:spacing w:before="158" w:after="158"/>
        <w:rPr>
          <w:w w:val="105"/>
        </w:rPr>
      </w:pPr>
      <w:bookmarkStart w:id="263" w:name="_Toc120091653"/>
      <w:bookmarkStart w:id="264" w:name="_Toc181005583"/>
      <w:r>
        <w:rPr>
          <w:rFonts w:hint="eastAsia"/>
          <w:w w:val="105"/>
        </w:rPr>
        <w:t>操作日志</w:t>
      </w:r>
      <w:bookmarkEnd w:id="263"/>
      <w:bookmarkEnd w:id="264"/>
    </w:p>
    <w:p w14:paraId="45499858" w14:textId="77777777" w:rsidR="001E00E5" w:rsidRDefault="00000000">
      <w:pPr>
        <w:spacing w:before="158" w:after="158"/>
      </w:pPr>
      <w:r>
        <w:rPr>
          <w:rFonts w:hint="eastAsia"/>
        </w:rPr>
        <w:t>可查看用户登录日志、修改密码日志、策略管理日志、分组标签日志、移动存储日志、告警配置日志、资产解绑日志、启用</w:t>
      </w:r>
      <w:r>
        <w:rPr>
          <w:rFonts w:hint="eastAsia"/>
        </w:rPr>
        <w:t>/</w:t>
      </w:r>
      <w:r>
        <w:rPr>
          <w:rFonts w:hint="eastAsia"/>
        </w:rPr>
        <w:t>停止防护日志及短信发送日志。</w:t>
      </w:r>
    </w:p>
    <w:p w14:paraId="3366452E" w14:textId="77777777" w:rsidR="001E00E5" w:rsidRDefault="00000000">
      <w:pPr>
        <w:spacing w:before="158" w:after="158"/>
      </w:pPr>
      <w:r>
        <w:rPr>
          <w:rFonts w:hint="eastAsia"/>
        </w:rPr>
        <w:t>支持导出日志信息和根据关键字进行搜索查询。</w:t>
      </w:r>
    </w:p>
    <w:p w14:paraId="7578CE0C" w14:textId="77777777" w:rsidR="001E00E5" w:rsidRDefault="00000000">
      <w:pPr>
        <w:pStyle w:val="3dbapp"/>
        <w:spacing w:before="158" w:after="158"/>
        <w:rPr>
          <w:w w:val="105"/>
        </w:rPr>
      </w:pPr>
      <w:bookmarkStart w:id="265" w:name="_Toc120091654"/>
      <w:bookmarkStart w:id="266" w:name="_Toc181005584"/>
      <w:r>
        <w:rPr>
          <w:rFonts w:hint="eastAsia"/>
          <w:w w:val="105"/>
        </w:rPr>
        <w:t>运维日志</w:t>
      </w:r>
      <w:bookmarkEnd w:id="265"/>
      <w:bookmarkEnd w:id="266"/>
    </w:p>
    <w:p w14:paraId="3685A87B" w14:textId="77777777" w:rsidR="001E00E5" w:rsidRDefault="00000000">
      <w:pPr>
        <w:spacing w:before="158" w:after="158"/>
      </w:pPr>
      <w:r>
        <w:rPr>
          <w:rFonts w:hint="eastAsia"/>
        </w:rPr>
        <w:t>可查看资产日志（资产上线、资产离线、资产安装、资产卸载、资产升级、开关机日志、账号创建日志）、</w:t>
      </w:r>
      <w:r>
        <w:rPr>
          <w:rFonts w:hint="eastAsia"/>
        </w:rPr>
        <w:lastRenderedPageBreak/>
        <w:t>性能监控日志（</w:t>
      </w:r>
      <w:r>
        <w:rPr>
          <w:rFonts w:hint="eastAsia"/>
        </w:rPr>
        <w:t>CPU</w:t>
      </w:r>
      <w:r>
        <w:rPr>
          <w:rFonts w:hint="eastAsia"/>
        </w:rPr>
        <w:t>监控、内存监控、网络</w:t>
      </w:r>
      <w:r>
        <w:rPr>
          <w:rFonts w:hint="eastAsia"/>
        </w:rPr>
        <w:t>IO</w:t>
      </w:r>
      <w:r>
        <w:rPr>
          <w:rFonts w:hint="eastAsia"/>
        </w:rPr>
        <w:t>监控、磁盘监控、熔断监控）、外设管控日志（外设使用审计、文件拷贝审计）及运维操作日志（文件推送、病毒扫描、病毒处置、网马扫描、网马处置、漏洞扫描、漏洞修复、弱口令扫描、</w:t>
      </w:r>
      <w:r>
        <w:rPr>
          <w:rFonts w:hint="eastAsia"/>
        </w:rPr>
        <w:t>IP</w:t>
      </w:r>
      <w:r>
        <w:t>/</w:t>
      </w:r>
      <w:r>
        <w:rPr>
          <w:rFonts w:hint="eastAsia"/>
        </w:rPr>
        <w:t>MAC</w:t>
      </w:r>
      <w:r>
        <w:rPr>
          <w:rFonts w:hint="eastAsia"/>
        </w:rPr>
        <w:t>绑定）。</w:t>
      </w:r>
    </w:p>
    <w:p w14:paraId="409D55EB" w14:textId="77777777" w:rsidR="001E00E5" w:rsidRDefault="00000000">
      <w:pPr>
        <w:spacing w:before="158" w:after="158"/>
      </w:pPr>
      <w:r>
        <w:rPr>
          <w:rFonts w:hint="eastAsia"/>
        </w:rPr>
        <w:t>支持导出日志信息和根据关键字进行搜索查询。</w:t>
      </w:r>
    </w:p>
    <w:p w14:paraId="6EF5ED0A" w14:textId="77777777" w:rsidR="001E00E5" w:rsidRDefault="00000000">
      <w:pPr>
        <w:pStyle w:val="3dbapp"/>
        <w:spacing w:before="158" w:after="158"/>
      </w:pPr>
      <w:bookmarkStart w:id="267" w:name="_Toc69834395"/>
      <w:bookmarkStart w:id="268" w:name="_Toc1272420368"/>
      <w:bookmarkStart w:id="269" w:name="_Toc120091655"/>
      <w:bookmarkStart w:id="270" w:name="_Toc59204652"/>
      <w:bookmarkStart w:id="271" w:name="_Toc181005585"/>
      <w:r>
        <w:rPr>
          <w:rFonts w:hint="eastAsia"/>
        </w:rPr>
        <w:t>报表</w:t>
      </w:r>
      <w:bookmarkEnd w:id="267"/>
      <w:bookmarkEnd w:id="268"/>
      <w:bookmarkEnd w:id="269"/>
      <w:bookmarkEnd w:id="270"/>
      <w:bookmarkEnd w:id="271"/>
    </w:p>
    <w:p w14:paraId="6B937C36" w14:textId="77777777" w:rsidR="001E00E5" w:rsidRDefault="00000000">
      <w:pPr>
        <w:spacing w:before="158" w:after="158"/>
      </w:pPr>
      <w:r>
        <w:rPr>
          <w:rFonts w:hint="eastAsia"/>
        </w:rPr>
        <w:t>对事情趋势和病毒以及风险终端进行图表展示，并支持导出多种格式报表。</w:t>
      </w:r>
    </w:p>
    <w:p w14:paraId="14110CE5" w14:textId="77777777" w:rsidR="001E00E5" w:rsidRDefault="00000000">
      <w:pPr>
        <w:pStyle w:val="2"/>
        <w:spacing w:before="158" w:after="158"/>
      </w:pPr>
      <w:bookmarkStart w:id="272" w:name="_Toc120091656"/>
      <w:bookmarkStart w:id="273" w:name="_Toc181005586"/>
      <w:r>
        <w:rPr>
          <w:rFonts w:hint="eastAsia"/>
        </w:rPr>
        <w:t>终端可视化</w:t>
      </w:r>
      <w:bookmarkEnd w:id="272"/>
      <w:bookmarkEnd w:id="273"/>
    </w:p>
    <w:p w14:paraId="6D28689B" w14:textId="77777777" w:rsidR="001E00E5" w:rsidRDefault="00000000">
      <w:pPr>
        <w:spacing w:before="158" w:after="158"/>
      </w:pPr>
      <w:r>
        <w:rPr>
          <w:rFonts w:hint="eastAsia"/>
        </w:rPr>
        <w:t>支持终端态势可视化，可查看终端管控可视化大屏、安全态势可视化大屏，滚动展示终端部署、防护、资源、告警等信息。</w:t>
      </w:r>
    </w:p>
    <w:p w14:paraId="42420416" w14:textId="77777777" w:rsidR="001E00E5" w:rsidRDefault="00000000">
      <w:pPr>
        <w:pStyle w:val="2"/>
        <w:spacing w:before="158" w:after="158"/>
      </w:pPr>
      <w:bookmarkStart w:id="274" w:name="_Toc120091657"/>
      <w:bookmarkStart w:id="275" w:name="_Toc59204654"/>
      <w:bookmarkStart w:id="276" w:name="_Toc181005587"/>
      <w:r>
        <w:rPr>
          <w:rFonts w:hint="eastAsia"/>
        </w:rPr>
        <w:t>用户认证</w:t>
      </w:r>
      <w:bookmarkEnd w:id="274"/>
      <w:bookmarkEnd w:id="276"/>
    </w:p>
    <w:p w14:paraId="79A38A8B" w14:textId="77777777" w:rsidR="001E00E5" w:rsidRDefault="00000000">
      <w:pPr>
        <w:pStyle w:val="3dbapp"/>
        <w:spacing w:before="158" w:after="158"/>
      </w:pPr>
      <w:bookmarkStart w:id="277" w:name="_Toc120091658"/>
      <w:bookmarkStart w:id="278" w:name="_Toc181005588"/>
      <w:r>
        <w:rPr>
          <w:rFonts w:hint="eastAsia"/>
        </w:rPr>
        <w:t>用户管理</w:t>
      </w:r>
      <w:bookmarkEnd w:id="277"/>
      <w:bookmarkEnd w:id="278"/>
    </w:p>
    <w:p w14:paraId="1206EC70" w14:textId="77777777" w:rsidR="001E00E5" w:rsidRDefault="00000000">
      <w:pPr>
        <w:pStyle w:val="dbappF5"/>
        <w:spacing w:before="158" w:after="158"/>
      </w:pPr>
      <w:r>
        <w:rPr>
          <w:rFonts w:ascii="Times New Roman" w:eastAsia="方正兰亭黑简体" w:hAnsi="Times New Roman" w:hint="eastAsia"/>
        </w:rPr>
        <w:t>支持自定义用户及自定义角色功能，可以根据实际的业务需求，灵活的自定义创建角色并且赋予角色自定义功能权限。租户可以创建不同角色的用户，实现多个用户对终端的共同管理，让终端管理更精细化、更安全可控。</w:t>
      </w:r>
    </w:p>
    <w:p w14:paraId="2EA93491" w14:textId="77777777" w:rsidR="001E00E5" w:rsidRDefault="00000000">
      <w:pPr>
        <w:pStyle w:val="3dbapp"/>
        <w:spacing w:before="158" w:after="158"/>
      </w:pPr>
      <w:bookmarkStart w:id="279" w:name="_Toc120091659"/>
      <w:bookmarkStart w:id="280" w:name="_Toc181005589"/>
      <w:r>
        <w:rPr>
          <w:rFonts w:hint="eastAsia"/>
        </w:rPr>
        <w:t>密码策略</w:t>
      </w:r>
      <w:bookmarkEnd w:id="279"/>
      <w:bookmarkEnd w:id="280"/>
    </w:p>
    <w:p w14:paraId="2C527B24" w14:textId="77777777" w:rsidR="001E00E5" w:rsidRDefault="00000000">
      <w:pPr>
        <w:spacing w:before="158" w:after="158"/>
      </w:pPr>
      <w:r>
        <w:rPr>
          <w:rFonts w:hint="eastAsia"/>
        </w:rPr>
        <w:t>用户密码强度可配置，支持大写字母、小写字母、数字、特殊字符等多种组合。</w:t>
      </w:r>
    </w:p>
    <w:p w14:paraId="734ACD19" w14:textId="77777777" w:rsidR="001E00E5" w:rsidRDefault="00000000">
      <w:pPr>
        <w:spacing w:before="158" w:after="158"/>
      </w:pPr>
      <w:r>
        <w:rPr>
          <w:rFonts w:hint="eastAsia"/>
        </w:rPr>
        <w:t>用户账户密码具有超期提醒功能，管理员可以根据实际业务需求配置密码有效期。</w:t>
      </w:r>
    </w:p>
    <w:p w14:paraId="17AB1AB1" w14:textId="77777777" w:rsidR="001E00E5" w:rsidRDefault="00000000">
      <w:pPr>
        <w:pStyle w:val="3dbapp"/>
        <w:spacing w:before="158" w:after="158"/>
      </w:pPr>
      <w:bookmarkStart w:id="281" w:name="_Toc120091660"/>
      <w:bookmarkStart w:id="282" w:name="_Toc181005590"/>
      <w:r>
        <w:rPr>
          <w:rFonts w:hint="eastAsia"/>
        </w:rPr>
        <w:lastRenderedPageBreak/>
        <w:t>访问策略</w:t>
      </w:r>
      <w:bookmarkEnd w:id="281"/>
      <w:bookmarkEnd w:id="282"/>
    </w:p>
    <w:p w14:paraId="1A2BAD47" w14:textId="77777777" w:rsidR="001E00E5" w:rsidRDefault="00000000">
      <w:pPr>
        <w:pStyle w:val="dbappF5"/>
        <w:spacing w:before="158" w:after="158"/>
        <w:rPr>
          <w:rFonts w:ascii="Times New Roman" w:eastAsia="方正兰亭黑简体" w:hAnsi="Times New Roman"/>
        </w:rPr>
      </w:pPr>
      <w:r>
        <w:rPr>
          <w:rFonts w:ascii="Times New Roman" w:eastAsia="方正兰亭黑简体" w:hAnsi="Times New Roman" w:hint="eastAsia"/>
        </w:rPr>
        <w:t>平台登录可限制登录</w:t>
      </w:r>
      <w:r>
        <w:rPr>
          <w:rFonts w:ascii="Times New Roman" w:eastAsia="方正兰亭黑简体" w:hAnsi="Times New Roman" w:hint="eastAsia"/>
        </w:rPr>
        <w:t>IP</w:t>
      </w:r>
      <w:r>
        <w:rPr>
          <w:rFonts w:ascii="Times New Roman" w:eastAsia="方正兰亭黑简体" w:hAnsi="Times New Roman" w:hint="eastAsia"/>
        </w:rPr>
        <w:t>。用户登录及高危操作支持双因子认证。</w:t>
      </w:r>
    </w:p>
    <w:p w14:paraId="18A34062" w14:textId="77777777" w:rsidR="001E00E5" w:rsidRDefault="00000000">
      <w:pPr>
        <w:pStyle w:val="2"/>
        <w:spacing w:before="158" w:after="158"/>
      </w:pPr>
      <w:bookmarkStart w:id="283" w:name="_Toc120091661"/>
      <w:bookmarkStart w:id="284" w:name="_Toc69834398"/>
      <w:bookmarkStart w:id="285" w:name="_Toc279522370"/>
      <w:bookmarkStart w:id="286" w:name="_Toc181005591"/>
      <w:r>
        <w:rPr>
          <w:rFonts w:hint="eastAsia"/>
        </w:rPr>
        <w:t>多级中心</w:t>
      </w:r>
      <w:bookmarkEnd w:id="275"/>
      <w:bookmarkEnd w:id="283"/>
      <w:bookmarkEnd w:id="284"/>
      <w:bookmarkEnd w:id="285"/>
      <w:bookmarkEnd w:id="286"/>
    </w:p>
    <w:p w14:paraId="49E99CEF" w14:textId="77777777" w:rsidR="001E00E5" w:rsidRDefault="00000000">
      <w:pPr>
        <w:spacing w:before="158" w:after="158"/>
        <w:rPr>
          <w:rFonts w:cs="Helvetica Neue"/>
        </w:rPr>
      </w:pPr>
      <w:r>
        <w:rPr>
          <w:rFonts w:hint="eastAsia"/>
        </w:rPr>
        <w:t>用于下级中心连接上级中心，并且上级中心可以查看所有下级中心的部署情况以及风险数据。</w:t>
      </w:r>
    </w:p>
    <w:p w14:paraId="2236528B" w14:textId="77777777" w:rsidR="001E00E5" w:rsidRDefault="00000000">
      <w:pPr>
        <w:spacing w:before="158" w:after="158"/>
      </w:pPr>
      <w:r>
        <w:rPr>
          <w:rFonts w:hint="eastAsia"/>
        </w:rPr>
        <w:t>中级中心的目的是为了减少主服务器的业务压力、减轻带宽占用、降低管理成本并解决分支机构、异地联动、多部门协同的难题。</w:t>
      </w:r>
    </w:p>
    <w:p w14:paraId="1909708C" w14:textId="77777777" w:rsidR="001E00E5" w:rsidRDefault="00000000">
      <w:pPr>
        <w:pStyle w:val="2"/>
        <w:spacing w:before="158" w:after="158"/>
      </w:pPr>
      <w:bookmarkStart w:id="287" w:name="_Toc120091662"/>
      <w:bookmarkStart w:id="288" w:name="_Toc181005592"/>
      <w:r>
        <w:rPr>
          <w:rFonts w:hint="eastAsia"/>
        </w:rPr>
        <w:t>产品个性化</w:t>
      </w:r>
      <w:bookmarkEnd w:id="287"/>
      <w:bookmarkEnd w:id="288"/>
    </w:p>
    <w:p w14:paraId="1A2F5A5E" w14:textId="77777777" w:rsidR="001E00E5" w:rsidRDefault="00000000">
      <w:pPr>
        <w:spacing w:before="158" w:after="158"/>
      </w:pPr>
      <w:r>
        <w:rPr>
          <w:rFonts w:hint="eastAsia"/>
        </w:rPr>
        <w:t>支持自定义</w:t>
      </w:r>
      <w:r>
        <w:rPr>
          <w:rFonts w:hint="eastAsia"/>
        </w:rPr>
        <w:t>LOGO</w:t>
      </w:r>
      <w:r>
        <w:rPr>
          <w:rFonts w:hint="eastAsia"/>
        </w:rPr>
        <w:t>、产品名称、登录页背景图等个性化信息。以满足用户需求。</w:t>
      </w:r>
    </w:p>
    <w:p w14:paraId="25AA81C5" w14:textId="77777777" w:rsidR="001E00E5" w:rsidRDefault="00000000">
      <w:pPr>
        <w:spacing w:before="158" w:after="158"/>
      </w:pPr>
      <w:r>
        <w:br w:type="page"/>
      </w:r>
    </w:p>
    <w:p w14:paraId="19413032" w14:textId="77777777" w:rsidR="001E00E5" w:rsidRDefault="00000000">
      <w:pPr>
        <w:pStyle w:val="1dbapp"/>
        <w:spacing w:before="158" w:after="158"/>
      </w:pPr>
      <w:bookmarkStart w:id="289" w:name="_Toc120091663"/>
      <w:bookmarkStart w:id="290" w:name="_Toc100762707"/>
      <w:bookmarkStart w:id="291" w:name="_Toc181005593"/>
      <w:r>
        <w:rPr>
          <w:rFonts w:hint="eastAsia"/>
        </w:rPr>
        <w:lastRenderedPageBreak/>
        <w:t>产品特点</w:t>
      </w:r>
      <w:bookmarkEnd w:id="289"/>
      <w:bookmarkEnd w:id="290"/>
      <w:bookmarkEnd w:id="291"/>
    </w:p>
    <w:p w14:paraId="74E2A888" w14:textId="77777777" w:rsidR="001E00E5" w:rsidRDefault="00000000">
      <w:pPr>
        <w:pStyle w:val="2"/>
        <w:spacing w:before="158" w:after="158"/>
      </w:pPr>
      <w:bookmarkStart w:id="292" w:name="_Toc120091664"/>
      <w:bookmarkStart w:id="293" w:name="_Toc100762709"/>
      <w:bookmarkStart w:id="294" w:name="_Toc181005594"/>
      <w:r>
        <w:rPr>
          <w:rFonts w:hint="eastAsia"/>
        </w:rPr>
        <w:t>防御已知和未知类型勒索病毒</w:t>
      </w:r>
      <w:bookmarkEnd w:id="292"/>
      <w:bookmarkEnd w:id="294"/>
    </w:p>
    <w:bookmarkEnd w:id="293"/>
    <w:p w14:paraId="3668565A" w14:textId="77777777" w:rsidR="001E00E5" w:rsidRDefault="00000000">
      <w:pPr>
        <w:pStyle w:val="a"/>
        <w:numPr>
          <w:ilvl w:val="0"/>
          <w:numId w:val="0"/>
        </w:numPr>
        <w:snapToGrid/>
        <w:spacing w:before="158" w:after="158"/>
      </w:pPr>
      <w:r>
        <w:rPr>
          <w:rFonts w:cs="Times New Roman"/>
        </w:rPr>
        <w:t>EDR</w:t>
      </w:r>
      <w:r>
        <w:rPr>
          <w:rFonts w:hint="eastAsia"/>
        </w:rPr>
        <w:t>不仅可以阻止已知勒索病毒的执行，而且在面对传统杀毒软件束手无策的未知类型勒索病毒时，</w:t>
      </w:r>
      <w:r>
        <w:rPr>
          <w:rFonts w:cs="Times New Roman"/>
        </w:rPr>
        <w:t>EDR</w:t>
      </w:r>
      <w:r>
        <w:rPr>
          <w:rFonts w:hint="eastAsia"/>
        </w:rPr>
        <w:t>会采用诱饵引擎，在未知类型勒索病毒试图加密时发现并阻断其加密行为，有效守护主机安全。</w:t>
      </w:r>
    </w:p>
    <w:p w14:paraId="5BC598BB" w14:textId="77777777" w:rsidR="001E00E5" w:rsidRDefault="00000000">
      <w:pPr>
        <w:pStyle w:val="2"/>
        <w:spacing w:before="158" w:after="158"/>
      </w:pPr>
      <w:bookmarkStart w:id="295" w:name="_Toc120091665"/>
      <w:bookmarkStart w:id="296" w:name="_Toc181005595"/>
      <w:r>
        <w:rPr>
          <w:rFonts w:hint="eastAsia"/>
        </w:rPr>
        <w:t>防御高级威胁全流程攻击</w:t>
      </w:r>
      <w:bookmarkEnd w:id="295"/>
      <w:bookmarkEnd w:id="296"/>
    </w:p>
    <w:p w14:paraId="46811633" w14:textId="77777777" w:rsidR="001E00E5" w:rsidRDefault="00000000">
      <w:pPr>
        <w:pStyle w:val="a"/>
        <w:numPr>
          <w:ilvl w:val="0"/>
          <w:numId w:val="0"/>
        </w:numPr>
        <w:snapToGrid/>
        <w:spacing w:before="158" w:after="158"/>
        <w:rPr>
          <w:rFonts w:cs="Helvetica Neue"/>
        </w:rPr>
      </w:pPr>
      <w:r>
        <w:rPr>
          <w:rFonts w:cs="Times New Roman"/>
        </w:rPr>
        <w:t>EDR</w:t>
      </w:r>
      <w:r>
        <w:rPr>
          <w:rFonts w:hint="eastAsia"/>
        </w:rPr>
        <w:t>根据</w:t>
      </w:r>
      <w:r>
        <w:rPr>
          <w:rFonts w:cs="Times New Roman"/>
        </w:rPr>
        <w:t>ATT&amp;CK</w:t>
      </w:r>
      <w:r>
        <w:rPr>
          <w:rFonts w:hint="eastAsia"/>
        </w:rPr>
        <w:t>理论，对攻防对抗的各个阶段进行防护，包括单机扩展、隧道搭建、内网探测、远控持久化、痕迹清除。不仅可以做到威胁攻击审计，而且还可以防止黑客进行渗透攻击，实现攻防对抗</w:t>
      </w:r>
      <w:r>
        <w:rPr>
          <w:rFonts w:cs="Times New Roman"/>
        </w:rPr>
        <w:t>360</w:t>
      </w:r>
      <w:r>
        <w:rPr>
          <w:rFonts w:hint="eastAsia"/>
        </w:rPr>
        <w:t>度防御。</w:t>
      </w:r>
    </w:p>
    <w:p w14:paraId="613D7B51" w14:textId="77777777" w:rsidR="001E00E5" w:rsidRDefault="00000000">
      <w:pPr>
        <w:pStyle w:val="2"/>
        <w:spacing w:before="158" w:after="158"/>
      </w:pPr>
      <w:bookmarkStart w:id="297" w:name="_Toc120091666"/>
      <w:bookmarkStart w:id="298" w:name="_Toc181005596"/>
      <w:r>
        <w:rPr>
          <w:rFonts w:hint="eastAsia"/>
        </w:rPr>
        <w:t>管控全局终端安全态势</w:t>
      </w:r>
      <w:bookmarkEnd w:id="297"/>
      <w:bookmarkEnd w:id="298"/>
    </w:p>
    <w:p w14:paraId="0EB0B5A2" w14:textId="0F1BD22A" w:rsidR="001E00E5" w:rsidRDefault="00000000">
      <w:pPr>
        <w:pStyle w:val="a"/>
        <w:numPr>
          <w:ilvl w:val="0"/>
          <w:numId w:val="0"/>
        </w:numPr>
        <w:snapToGrid/>
        <w:spacing w:before="158" w:after="158"/>
        <w:rPr>
          <w:rFonts w:cs="Helvetica Neue"/>
        </w:rPr>
      </w:pPr>
      <w:r>
        <w:rPr>
          <w:rFonts w:hint="eastAsia"/>
        </w:rPr>
        <w:t>服务器、</w:t>
      </w:r>
      <w:r>
        <w:rPr>
          <w:rFonts w:cs="Times New Roman"/>
        </w:rPr>
        <w:t>PC</w:t>
      </w:r>
      <w:r>
        <w:rPr>
          <w:rFonts w:hint="eastAsia"/>
        </w:rPr>
        <w:t>和虚拟机等终端安装了客户端软件后，上传终端指纹、病毒木马、高危漏洞、违规外联及安全配置等威胁信息到管理控制中心。用户在管理控制中心可以查看所有安装了客户端软件的</w:t>
      </w:r>
      <w:r w:rsidR="0031157B">
        <w:rPr>
          <w:rFonts w:hint="eastAsia"/>
        </w:rPr>
        <w:t>终端</w:t>
      </w:r>
      <w:r>
        <w:rPr>
          <w:rFonts w:hint="eastAsia"/>
        </w:rPr>
        <w:t>及安全态势，并进行统一任务下发、策略配置。</w:t>
      </w:r>
    </w:p>
    <w:p w14:paraId="2C34CE36" w14:textId="77777777" w:rsidR="001E00E5" w:rsidRDefault="00000000">
      <w:pPr>
        <w:pStyle w:val="2"/>
        <w:spacing w:before="158" w:after="158"/>
      </w:pPr>
      <w:bookmarkStart w:id="299" w:name="_Toc120091667"/>
      <w:bookmarkStart w:id="300" w:name="_Toc181005597"/>
      <w:r>
        <w:rPr>
          <w:rFonts w:hint="eastAsia"/>
        </w:rPr>
        <w:t>全方位的主机防护体系</w:t>
      </w:r>
      <w:bookmarkEnd w:id="299"/>
      <w:bookmarkEnd w:id="300"/>
    </w:p>
    <w:p w14:paraId="00D7B69A" w14:textId="77777777" w:rsidR="001E00E5" w:rsidRDefault="00000000">
      <w:pPr>
        <w:pStyle w:val="a"/>
        <w:numPr>
          <w:ilvl w:val="0"/>
          <w:numId w:val="0"/>
        </w:numPr>
        <w:snapToGrid/>
        <w:spacing w:before="158" w:after="158"/>
        <w:rPr>
          <w:rFonts w:cs="Helvetica Neue"/>
        </w:rPr>
      </w:pPr>
      <w:r>
        <w:rPr>
          <w:rFonts w:cs="Times New Roman"/>
        </w:rPr>
        <w:t>EDR</w:t>
      </w:r>
      <w:r>
        <w:rPr>
          <w:rFonts w:hint="eastAsia"/>
        </w:rPr>
        <w:t>不仅包含传统杀毒软件的病毒查杀、漏洞管理、性能监控功能，同时，在系统防护方面还可做到主动防御、系统登录防护、系统进程防护、文件监控，并支持网络防护、</w:t>
      </w:r>
      <w:r>
        <w:rPr>
          <w:rFonts w:cs="Times New Roman"/>
        </w:rPr>
        <w:t>Web</w:t>
      </w:r>
      <w:r>
        <w:rPr>
          <w:rFonts w:hint="eastAsia"/>
        </w:rPr>
        <w:t>应用防护、勒索挖矿防御、外设管理等多种功能。</w:t>
      </w:r>
    </w:p>
    <w:p w14:paraId="6E84E246" w14:textId="77777777" w:rsidR="001E00E5" w:rsidRDefault="00000000">
      <w:pPr>
        <w:pStyle w:val="2"/>
        <w:spacing w:before="158" w:after="158"/>
      </w:pPr>
      <w:bookmarkStart w:id="301" w:name="_Toc120091668"/>
      <w:bookmarkStart w:id="302" w:name="_Toc181005598"/>
      <w:r>
        <w:rPr>
          <w:rFonts w:hint="eastAsia"/>
        </w:rPr>
        <w:t>流量可视化，安全可见</w:t>
      </w:r>
      <w:bookmarkEnd w:id="301"/>
      <w:bookmarkEnd w:id="302"/>
    </w:p>
    <w:p w14:paraId="7AE97756" w14:textId="77777777" w:rsidR="001E00E5" w:rsidRDefault="00000000">
      <w:pPr>
        <w:pStyle w:val="a"/>
        <w:numPr>
          <w:ilvl w:val="0"/>
          <w:numId w:val="0"/>
        </w:numPr>
        <w:snapToGrid/>
        <w:spacing w:before="158" w:after="158"/>
        <w:rPr>
          <w:rFonts w:cs="Helvetica Neue"/>
        </w:rPr>
      </w:pPr>
      <w:r>
        <w:rPr>
          <w:rFonts w:cs="Times New Roman"/>
        </w:rPr>
        <w:lastRenderedPageBreak/>
        <w:t>EDR</w:t>
      </w:r>
      <w:r>
        <w:rPr>
          <w:rFonts w:hint="eastAsia"/>
        </w:rPr>
        <w:t>通过流量画像的流量全景图，展示内网所有流量和主机间通信关系，梳理通信逻辑，以全局视角对策略进行规划，便于用户第一时间发现威胁，一键清除威胁。</w:t>
      </w:r>
    </w:p>
    <w:p w14:paraId="699416CD" w14:textId="77777777" w:rsidR="001E00E5" w:rsidRDefault="00000000">
      <w:pPr>
        <w:pStyle w:val="2"/>
        <w:spacing w:before="158" w:after="158"/>
      </w:pPr>
      <w:bookmarkStart w:id="303" w:name="_Toc120091669"/>
      <w:bookmarkStart w:id="304" w:name="_Toc181005599"/>
      <w:r>
        <w:rPr>
          <w:rFonts w:hint="eastAsia"/>
        </w:rPr>
        <w:t>简单配置，离线升级，补丁管理</w:t>
      </w:r>
      <w:bookmarkEnd w:id="303"/>
      <w:bookmarkEnd w:id="304"/>
    </w:p>
    <w:p w14:paraId="713B9A59" w14:textId="77777777" w:rsidR="001E00E5" w:rsidRDefault="00000000">
      <w:pPr>
        <w:pStyle w:val="a"/>
        <w:numPr>
          <w:ilvl w:val="0"/>
          <w:numId w:val="0"/>
        </w:numPr>
        <w:snapToGrid/>
        <w:spacing w:before="158" w:after="158"/>
      </w:pPr>
      <w:r>
        <w:rPr>
          <w:rFonts w:cs="Times New Roman"/>
        </w:rPr>
        <w:t>EDR</w:t>
      </w:r>
      <w:r>
        <w:rPr>
          <w:rFonts w:hint="eastAsia"/>
        </w:rPr>
        <w:t>支持用户自主进行安全配置，能够明确、有效地进行主机防护。主程序、病毒库、漏洞库、补丁库、</w:t>
      </w:r>
      <w:r>
        <w:rPr>
          <w:rFonts w:cs="Times New Roman"/>
        </w:rPr>
        <w:t>Web</w:t>
      </w:r>
      <w:r>
        <w:rPr>
          <w:rFonts w:hint="eastAsia"/>
        </w:rPr>
        <w:t>后门库、违规外联黑名单库全部支持离线导入升级包、一键自动升级，并可在专网使用</w:t>
      </w:r>
      <w:r>
        <w:t>。</w:t>
      </w:r>
    </w:p>
    <w:p w14:paraId="169D4D68" w14:textId="77777777" w:rsidR="001E00E5" w:rsidRDefault="00000000">
      <w:pPr>
        <w:spacing w:before="158" w:after="158"/>
      </w:pPr>
      <w:bookmarkStart w:id="305" w:name="_Toc59204655"/>
      <w:bookmarkStart w:id="306" w:name="_Toc69834399"/>
      <w:bookmarkStart w:id="307" w:name="_Toc1385736601"/>
      <w:r>
        <w:rPr>
          <w:rFonts w:hint="eastAsia"/>
        </w:rPr>
        <w:br w:type="page"/>
      </w:r>
    </w:p>
    <w:p w14:paraId="2BAF5909" w14:textId="77777777" w:rsidR="001E00E5" w:rsidRDefault="00000000">
      <w:pPr>
        <w:pStyle w:val="1dbapp"/>
        <w:spacing w:before="158" w:after="158"/>
      </w:pPr>
      <w:bookmarkStart w:id="308" w:name="_Toc120091670"/>
      <w:bookmarkStart w:id="309" w:name="_Toc181005600"/>
      <w:r>
        <w:rPr>
          <w:rFonts w:hint="eastAsia"/>
        </w:rPr>
        <w:lastRenderedPageBreak/>
        <w:t>部署方案</w:t>
      </w:r>
      <w:bookmarkEnd w:id="305"/>
      <w:bookmarkEnd w:id="306"/>
      <w:bookmarkEnd w:id="307"/>
      <w:bookmarkEnd w:id="308"/>
      <w:bookmarkEnd w:id="309"/>
    </w:p>
    <w:p w14:paraId="00F78856" w14:textId="77777777" w:rsidR="001E00E5" w:rsidRDefault="00000000">
      <w:pPr>
        <w:pStyle w:val="2"/>
        <w:spacing w:before="158" w:after="158"/>
      </w:pPr>
      <w:bookmarkStart w:id="310" w:name="_Toc71620748"/>
      <w:bookmarkStart w:id="311" w:name="_Toc120091671"/>
      <w:bookmarkStart w:id="312" w:name="_Toc614901292"/>
      <w:bookmarkStart w:id="313" w:name="_Toc59204656"/>
      <w:bookmarkStart w:id="314" w:name="_Toc69834400"/>
      <w:bookmarkStart w:id="315" w:name="_Toc181005601"/>
      <w:r>
        <w:t>部署模式</w:t>
      </w:r>
      <w:bookmarkEnd w:id="310"/>
      <w:bookmarkEnd w:id="311"/>
      <w:bookmarkEnd w:id="315"/>
    </w:p>
    <w:p w14:paraId="33360B75" w14:textId="77777777" w:rsidR="001E00E5" w:rsidRDefault="00000000">
      <w:pPr>
        <w:spacing w:before="158" w:after="158"/>
        <w:rPr>
          <w:rFonts w:cs="Times New Roman"/>
        </w:rPr>
      </w:pPr>
      <w:r>
        <w:rPr>
          <w:rFonts w:cs="Times New Roman" w:hint="eastAsia"/>
        </w:rPr>
        <w:t>明御</w:t>
      </w:r>
      <w:r>
        <w:rPr>
          <w:rFonts w:cs="Times New Roman" w:hint="eastAsia"/>
          <w:vertAlign w:val="superscript"/>
        </w:rPr>
        <w:t>®</w:t>
      </w:r>
      <w:r>
        <w:rPr>
          <w:rFonts w:cs="Times New Roman" w:hint="eastAsia"/>
        </w:rPr>
        <w:t>终端安全及防病毒系统</w:t>
      </w:r>
      <w:r>
        <w:rPr>
          <w:rFonts w:cs="Times New Roman"/>
        </w:rPr>
        <w:t>是一款集成了系统防护与加固、网络防护与加固等功能的主机安全产品</w:t>
      </w:r>
      <w:r>
        <w:rPr>
          <w:rFonts w:cs="Times New Roman" w:hint="eastAsia"/>
        </w:rPr>
        <w:t>，可</w:t>
      </w:r>
      <w:r>
        <w:rPr>
          <w:rFonts w:cs="Times New Roman"/>
        </w:rPr>
        <w:t>广泛应用在服务器、桌面</w:t>
      </w:r>
      <w:r>
        <w:rPr>
          <w:rFonts w:cs="Times New Roman"/>
        </w:rPr>
        <w:t>PC</w:t>
      </w:r>
      <w:r>
        <w:rPr>
          <w:rFonts w:cs="Times New Roman"/>
        </w:rPr>
        <w:t>、虚拟机、工控系统、国产操作系统、容器安全等场景。</w:t>
      </w:r>
    </w:p>
    <w:p w14:paraId="3B625488" w14:textId="77777777" w:rsidR="001E00E5" w:rsidRDefault="00000000">
      <w:pPr>
        <w:spacing w:before="158" w:after="158"/>
        <w:rPr>
          <w:rFonts w:cs="Times New Roman"/>
        </w:rPr>
      </w:pPr>
      <w:r>
        <w:rPr>
          <w:rFonts w:cs="Times New Roman"/>
        </w:rPr>
        <w:t>EDR</w:t>
      </w:r>
      <w:r>
        <w:rPr>
          <w:rFonts w:cs="Times New Roman"/>
        </w:rPr>
        <w:t>产品以软件发货为主，支持</w:t>
      </w:r>
      <w:r>
        <w:rPr>
          <w:rFonts w:cs="Times New Roman"/>
        </w:rPr>
        <w:t>1/N</w:t>
      </w:r>
      <w:r>
        <w:rPr>
          <w:rFonts w:cs="Times New Roman"/>
        </w:rPr>
        <w:t>单中心（管理平台）部署模式和</w:t>
      </w:r>
      <w:r>
        <w:rPr>
          <w:rFonts w:cs="Times New Roman"/>
        </w:rPr>
        <w:t>N/N</w:t>
      </w:r>
      <w:r>
        <w:rPr>
          <w:rFonts w:cs="Times New Roman"/>
        </w:rPr>
        <w:t>多中心（管理平台）级联部署模式，详细见下表。</w:t>
      </w:r>
    </w:p>
    <w:tbl>
      <w:tblPr>
        <w:tblStyle w:val="affff0"/>
        <w:tblW w:w="0" w:type="auto"/>
        <w:tblLook w:val="04A0" w:firstRow="1" w:lastRow="0" w:firstColumn="1" w:lastColumn="0" w:noHBand="0" w:noVBand="1"/>
      </w:tblPr>
      <w:tblGrid>
        <w:gridCol w:w="1271"/>
        <w:gridCol w:w="2977"/>
        <w:gridCol w:w="5380"/>
      </w:tblGrid>
      <w:tr w:rsidR="001E00E5" w14:paraId="4BC59F83" w14:textId="77777777">
        <w:trPr>
          <w:tblHeader/>
        </w:trPr>
        <w:tc>
          <w:tcPr>
            <w:tcW w:w="1271" w:type="dxa"/>
            <w:shd w:val="clear" w:color="auto" w:fill="E7E6E6" w:themeFill="background2"/>
            <w:vAlign w:val="center"/>
          </w:tcPr>
          <w:p w14:paraId="4651C042" w14:textId="77777777" w:rsidR="001E00E5" w:rsidRDefault="00000000">
            <w:pPr>
              <w:pStyle w:val="afffff3"/>
              <w:rPr>
                <w:b/>
                <w:bCs/>
              </w:rPr>
            </w:pPr>
            <w:r>
              <w:rPr>
                <w:b/>
                <w:bCs/>
              </w:rPr>
              <w:t>部署方案</w:t>
            </w:r>
          </w:p>
        </w:tc>
        <w:tc>
          <w:tcPr>
            <w:tcW w:w="2977" w:type="dxa"/>
            <w:shd w:val="clear" w:color="auto" w:fill="E7E6E6" w:themeFill="background2"/>
            <w:vAlign w:val="center"/>
          </w:tcPr>
          <w:p w14:paraId="494973DA" w14:textId="77777777" w:rsidR="001E00E5" w:rsidRDefault="00000000">
            <w:pPr>
              <w:pStyle w:val="afffff3"/>
              <w:rPr>
                <w:b/>
                <w:bCs/>
              </w:rPr>
            </w:pPr>
            <w:r>
              <w:rPr>
                <w:b/>
                <w:bCs/>
              </w:rPr>
              <w:t>适用场景</w:t>
            </w:r>
          </w:p>
        </w:tc>
        <w:tc>
          <w:tcPr>
            <w:tcW w:w="5380" w:type="dxa"/>
            <w:shd w:val="clear" w:color="auto" w:fill="E7E6E6" w:themeFill="background2"/>
            <w:vAlign w:val="center"/>
          </w:tcPr>
          <w:p w14:paraId="21EE3DCD" w14:textId="77777777" w:rsidR="001E00E5" w:rsidRDefault="00000000">
            <w:pPr>
              <w:pStyle w:val="afffff3"/>
              <w:rPr>
                <w:b/>
                <w:bCs/>
              </w:rPr>
            </w:pPr>
            <w:r>
              <w:rPr>
                <w:b/>
                <w:bCs/>
              </w:rPr>
              <w:t>部署特点</w:t>
            </w:r>
          </w:p>
        </w:tc>
      </w:tr>
      <w:tr w:rsidR="001E00E5" w14:paraId="49B2FB8F" w14:textId="77777777">
        <w:tc>
          <w:tcPr>
            <w:tcW w:w="1271" w:type="dxa"/>
            <w:vAlign w:val="center"/>
          </w:tcPr>
          <w:p w14:paraId="77854DB6" w14:textId="77777777" w:rsidR="001E00E5" w:rsidRDefault="00000000">
            <w:pPr>
              <w:pStyle w:val="afffff3"/>
            </w:pPr>
            <w:r>
              <w:t>1/N</w:t>
            </w:r>
            <w:r>
              <w:t>单中心部署</w:t>
            </w:r>
          </w:p>
        </w:tc>
        <w:tc>
          <w:tcPr>
            <w:tcW w:w="2977" w:type="dxa"/>
            <w:vAlign w:val="center"/>
          </w:tcPr>
          <w:p w14:paraId="50033940" w14:textId="77777777" w:rsidR="001E00E5" w:rsidRDefault="00000000">
            <w:pPr>
              <w:pStyle w:val="afffff3"/>
            </w:pPr>
            <w:r>
              <w:t>普通应用场景</w:t>
            </w:r>
          </w:p>
        </w:tc>
        <w:tc>
          <w:tcPr>
            <w:tcW w:w="5380" w:type="dxa"/>
            <w:vAlign w:val="center"/>
          </w:tcPr>
          <w:p w14:paraId="26B82917" w14:textId="77777777" w:rsidR="001E00E5" w:rsidRDefault="00000000">
            <w:pPr>
              <w:pStyle w:val="afffff2"/>
            </w:pPr>
            <w:r>
              <w:t>一个中心，</w:t>
            </w:r>
            <w:r>
              <w:t>N</w:t>
            </w:r>
            <w:r>
              <w:t>个代理。</w:t>
            </w:r>
          </w:p>
          <w:p w14:paraId="020D0CDC" w14:textId="561E378E" w:rsidR="001E00E5" w:rsidRDefault="00000000">
            <w:pPr>
              <w:pStyle w:val="afffff2"/>
            </w:pPr>
            <w:r>
              <w:t>B/S</w:t>
            </w:r>
            <w:r>
              <w:t>部署架构，通过控制中心就可以实现所有</w:t>
            </w:r>
            <w:r>
              <w:rPr>
                <w:rFonts w:hint="eastAsia"/>
              </w:rPr>
              <w:t>终端</w:t>
            </w:r>
            <w:r>
              <w:t>的统一管理。</w:t>
            </w:r>
          </w:p>
        </w:tc>
      </w:tr>
      <w:tr w:rsidR="001E00E5" w14:paraId="6A483D3A" w14:textId="77777777">
        <w:tc>
          <w:tcPr>
            <w:tcW w:w="1271" w:type="dxa"/>
            <w:vAlign w:val="center"/>
          </w:tcPr>
          <w:p w14:paraId="72697A29" w14:textId="77777777" w:rsidR="001E00E5" w:rsidRDefault="00000000">
            <w:pPr>
              <w:pStyle w:val="afffff3"/>
            </w:pPr>
            <w:r>
              <w:t>N/N</w:t>
            </w:r>
            <w:r>
              <w:t>多中心级联部署</w:t>
            </w:r>
          </w:p>
        </w:tc>
        <w:tc>
          <w:tcPr>
            <w:tcW w:w="2977" w:type="dxa"/>
            <w:vAlign w:val="center"/>
          </w:tcPr>
          <w:p w14:paraId="5380663D" w14:textId="77777777" w:rsidR="001E00E5" w:rsidRDefault="00000000">
            <w:pPr>
              <w:pStyle w:val="afffff2"/>
              <w:rPr>
                <w:rFonts w:cs="Times New Roman"/>
              </w:rPr>
            </w:pPr>
            <w:r>
              <w:rPr>
                <w:rFonts w:cs="Times New Roman"/>
              </w:rPr>
              <w:t>省、市、县多级联动场景</w:t>
            </w:r>
          </w:p>
          <w:p w14:paraId="7FDF0900" w14:textId="77777777" w:rsidR="001E00E5" w:rsidRDefault="00000000">
            <w:pPr>
              <w:pStyle w:val="afffff2"/>
              <w:rPr>
                <w:rFonts w:cs="Times New Roman"/>
              </w:rPr>
            </w:pPr>
            <w:r>
              <w:rPr>
                <w:rFonts w:cs="Times New Roman"/>
              </w:rPr>
              <w:t>总部、分支机构联动场景</w:t>
            </w:r>
          </w:p>
          <w:p w14:paraId="2A6932D9" w14:textId="77777777" w:rsidR="001E00E5" w:rsidRDefault="00000000">
            <w:pPr>
              <w:pStyle w:val="afffff2"/>
              <w:rPr>
                <w:rFonts w:cs="Times New Roman"/>
              </w:rPr>
            </w:pPr>
            <w:r>
              <w:rPr>
                <w:rFonts w:cs="Times New Roman"/>
              </w:rPr>
              <w:t>其他复杂网络环境场景</w:t>
            </w:r>
          </w:p>
        </w:tc>
        <w:tc>
          <w:tcPr>
            <w:tcW w:w="5380" w:type="dxa"/>
            <w:vAlign w:val="center"/>
          </w:tcPr>
          <w:p w14:paraId="20D06D66" w14:textId="77777777" w:rsidR="001E00E5" w:rsidRDefault="00000000">
            <w:pPr>
              <w:pStyle w:val="afffff2"/>
            </w:pPr>
            <w:r>
              <w:t>N</w:t>
            </w:r>
            <w:r>
              <w:t>个中心，分层级联部署。</w:t>
            </w:r>
          </w:p>
          <w:p w14:paraId="7701AF3A" w14:textId="77777777" w:rsidR="001E00E5" w:rsidRDefault="00000000">
            <w:pPr>
              <w:pStyle w:val="afffff2"/>
            </w:pPr>
            <w:r>
              <w:t>单个中心部署架构跟</w:t>
            </w:r>
            <w:r>
              <w:t>1/N</w:t>
            </w:r>
            <w:r>
              <w:t>模式相同。</w:t>
            </w:r>
          </w:p>
          <w:p w14:paraId="16AC47B9" w14:textId="77777777" w:rsidR="001E00E5" w:rsidRDefault="00000000">
            <w:pPr>
              <w:pStyle w:val="afffff2"/>
            </w:pPr>
            <w:r>
              <w:t>支持多级、分层控制和联动。</w:t>
            </w:r>
          </w:p>
        </w:tc>
      </w:tr>
    </w:tbl>
    <w:p w14:paraId="7061BCAC" w14:textId="77777777" w:rsidR="001E00E5" w:rsidRDefault="00000000">
      <w:pPr>
        <w:pStyle w:val="2"/>
        <w:spacing w:before="158" w:after="158"/>
      </w:pPr>
      <w:bookmarkStart w:id="316" w:name="_Toc71620749"/>
      <w:bookmarkStart w:id="317" w:name="_Toc120091672"/>
      <w:bookmarkStart w:id="318" w:name="_Toc181005602"/>
      <w:r>
        <w:t>部署</w:t>
      </w:r>
      <w:r>
        <w:rPr>
          <w:rFonts w:hint="eastAsia"/>
        </w:rPr>
        <w:t>拓扑</w:t>
      </w:r>
      <w:r>
        <w:t>图</w:t>
      </w:r>
      <w:bookmarkEnd w:id="316"/>
      <w:bookmarkEnd w:id="317"/>
      <w:bookmarkEnd w:id="318"/>
    </w:p>
    <w:p w14:paraId="7090142F" w14:textId="77777777" w:rsidR="001E00E5" w:rsidRDefault="00000000">
      <w:pPr>
        <w:numPr>
          <w:ilvl w:val="0"/>
          <w:numId w:val="37"/>
        </w:numPr>
        <w:spacing w:before="158" w:after="158"/>
        <w:rPr>
          <w:rFonts w:cs="Times New Roman"/>
        </w:rPr>
      </w:pPr>
      <w:r>
        <w:rPr>
          <w:rFonts w:cs="Times New Roman"/>
        </w:rPr>
        <w:t>对于</w:t>
      </w:r>
      <w:r>
        <w:rPr>
          <w:rFonts w:cs="Times New Roman"/>
        </w:rPr>
        <w:t>1/N</w:t>
      </w:r>
      <w:r>
        <w:rPr>
          <w:rFonts w:cs="Times New Roman"/>
        </w:rPr>
        <w:t>单中心部署，部署</w:t>
      </w:r>
      <w:r>
        <w:rPr>
          <w:rFonts w:cs="Times New Roman" w:hint="eastAsia"/>
        </w:rPr>
        <w:t>拓扑</w:t>
      </w:r>
      <w:r>
        <w:rPr>
          <w:rFonts w:cs="Times New Roman"/>
        </w:rPr>
        <w:t>如下</w:t>
      </w:r>
      <w:r>
        <w:rPr>
          <w:rFonts w:cs="Times New Roman" w:hint="eastAsia"/>
        </w:rPr>
        <w:t>图</w:t>
      </w:r>
      <w:r>
        <w:rPr>
          <w:rFonts w:cs="Times New Roman"/>
        </w:rPr>
        <w:t>所示</w:t>
      </w:r>
      <w:r>
        <w:rPr>
          <w:rFonts w:cs="Times New Roman" w:hint="eastAsia"/>
        </w:rPr>
        <w:t>。</w:t>
      </w:r>
    </w:p>
    <w:p w14:paraId="62633919" w14:textId="77777777" w:rsidR="001E00E5" w:rsidRDefault="00000000">
      <w:pPr>
        <w:pStyle w:val="affffff3"/>
      </w:pPr>
      <w:r>
        <w:rPr>
          <w:noProof/>
        </w:rPr>
        <w:lastRenderedPageBreak/>
        <w:drawing>
          <wp:inline distT="0" distB="0" distL="0" distR="0" wp14:anchorId="33FF1646" wp14:editId="5C06539E">
            <wp:extent cx="5287010" cy="2876550"/>
            <wp:effectExtent l="0" t="0" r="127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5289167" cy="2877816"/>
                    </a:xfrm>
                    <a:prstGeom prst="rect">
                      <a:avLst/>
                    </a:prstGeom>
                  </pic:spPr>
                </pic:pic>
              </a:graphicData>
            </a:graphic>
          </wp:inline>
        </w:drawing>
      </w:r>
    </w:p>
    <w:p w14:paraId="13924ED3" w14:textId="77777777" w:rsidR="001E00E5" w:rsidRDefault="00000000">
      <w:pPr>
        <w:numPr>
          <w:ilvl w:val="0"/>
          <w:numId w:val="37"/>
        </w:numPr>
        <w:spacing w:before="158" w:after="158"/>
        <w:rPr>
          <w:rFonts w:cs="Times New Roman"/>
        </w:rPr>
      </w:pPr>
      <w:r>
        <w:rPr>
          <w:rFonts w:cs="Times New Roman"/>
        </w:rPr>
        <w:t>对于</w:t>
      </w:r>
      <w:r>
        <w:rPr>
          <w:rFonts w:cs="Times New Roman"/>
        </w:rPr>
        <w:t>N/N</w:t>
      </w:r>
      <w:r>
        <w:rPr>
          <w:rFonts w:cs="Times New Roman"/>
        </w:rPr>
        <w:t>多中心级联部署，</w:t>
      </w:r>
      <w:r>
        <w:rPr>
          <w:rFonts w:cs="Times New Roman" w:hint="eastAsia"/>
        </w:rPr>
        <w:t>部署拓扑如下图所示。</w:t>
      </w:r>
    </w:p>
    <w:p w14:paraId="6EE6A6DA" w14:textId="77777777" w:rsidR="001E00E5" w:rsidRDefault="00000000">
      <w:pPr>
        <w:pStyle w:val="affffff3"/>
      </w:pPr>
      <w:r>
        <w:rPr>
          <w:noProof/>
        </w:rPr>
        <w:drawing>
          <wp:inline distT="0" distB="0" distL="114300" distR="114300" wp14:anchorId="79C2CC95" wp14:editId="412F5775">
            <wp:extent cx="5816600" cy="2797175"/>
            <wp:effectExtent l="0" t="0" r="5080" b="698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1"/>
                    <a:stretch>
                      <a:fillRect/>
                    </a:stretch>
                  </pic:blipFill>
                  <pic:spPr>
                    <a:xfrm>
                      <a:off x="0" y="0"/>
                      <a:ext cx="5816600" cy="2797175"/>
                    </a:xfrm>
                    <a:prstGeom prst="rect">
                      <a:avLst/>
                    </a:prstGeom>
                    <a:noFill/>
                    <a:ln>
                      <a:noFill/>
                    </a:ln>
                  </pic:spPr>
                </pic:pic>
              </a:graphicData>
            </a:graphic>
          </wp:inline>
        </w:drawing>
      </w:r>
    </w:p>
    <w:p w14:paraId="219BEDDC" w14:textId="77777777" w:rsidR="001E00E5" w:rsidRDefault="00000000">
      <w:pPr>
        <w:pStyle w:val="2"/>
        <w:spacing w:before="158" w:after="158"/>
      </w:pPr>
      <w:bookmarkStart w:id="319" w:name="_Toc120091673"/>
      <w:bookmarkStart w:id="320" w:name="_Toc181005603"/>
      <w:bookmarkEnd w:id="312"/>
      <w:bookmarkEnd w:id="313"/>
      <w:bookmarkEnd w:id="314"/>
      <w:r>
        <w:rPr>
          <w:rFonts w:hint="eastAsia"/>
        </w:rPr>
        <w:t>部署环境</w:t>
      </w:r>
      <w:bookmarkEnd w:id="319"/>
      <w:bookmarkEnd w:id="320"/>
    </w:p>
    <w:p w14:paraId="7600E3B7" w14:textId="77777777" w:rsidR="001E00E5" w:rsidRDefault="00000000">
      <w:pPr>
        <w:spacing w:before="158" w:after="158"/>
      </w:pPr>
      <w:r>
        <w:rPr>
          <w:rFonts w:hint="eastAsia"/>
        </w:rPr>
        <w:t>管理控制中心安装环境需要在“干净的（未安装其他软件的）”操作系统（包括</w:t>
      </w:r>
      <w:r>
        <w:t>W</w:t>
      </w:r>
      <w:r>
        <w:rPr>
          <w:rFonts w:hint="eastAsia"/>
        </w:rPr>
        <w:t>i</w:t>
      </w:r>
      <w:r>
        <w:t>ndows</w:t>
      </w:r>
      <w:r>
        <w:rPr>
          <w:rFonts w:hint="eastAsia"/>
        </w:rPr>
        <w:t>系统和</w:t>
      </w:r>
      <w:r>
        <w:rPr>
          <w:rFonts w:hint="eastAsia"/>
        </w:rPr>
        <w:t>Li</w:t>
      </w:r>
      <w:r>
        <w:t>nux</w:t>
      </w:r>
      <w:r>
        <w:rPr>
          <w:rFonts w:hint="eastAsia"/>
        </w:rPr>
        <w:t>系统）下部署，否则可能由于组件冲突导致产品运行异常。</w:t>
      </w:r>
    </w:p>
    <w:p w14:paraId="1B2CD8AC" w14:textId="77777777" w:rsidR="001E00E5" w:rsidRDefault="00000000">
      <w:pPr>
        <w:pStyle w:val="3dbapp"/>
        <w:spacing w:before="158" w:after="158"/>
      </w:pPr>
      <w:bookmarkStart w:id="321" w:name="_Ref57904888"/>
      <w:bookmarkStart w:id="322" w:name="_Ref57904898"/>
      <w:bookmarkStart w:id="323" w:name="_Toc120091674"/>
      <w:bookmarkStart w:id="324" w:name="_Toc97816809"/>
      <w:bookmarkStart w:id="325" w:name="_Toc181005604"/>
      <w:r>
        <w:lastRenderedPageBreak/>
        <w:t>管理平台（中心）部署环境</w:t>
      </w:r>
      <w:bookmarkEnd w:id="321"/>
      <w:bookmarkEnd w:id="322"/>
      <w:r>
        <w:t>要求</w:t>
      </w:r>
      <w:bookmarkEnd w:id="323"/>
      <w:bookmarkEnd w:id="324"/>
      <w:bookmarkEnd w:id="325"/>
    </w:p>
    <w:p w14:paraId="2280F542" w14:textId="77777777" w:rsidR="001E00E5" w:rsidRDefault="00000000">
      <w:pPr>
        <w:spacing w:before="158" w:after="158"/>
        <w:rPr>
          <w:rFonts w:cs="Times New Roman"/>
        </w:rPr>
      </w:pPr>
      <w:r>
        <w:rPr>
          <w:rFonts w:cs="Times New Roman" w:hint="eastAsia"/>
        </w:rPr>
        <w:t>当前支持在</w:t>
      </w:r>
      <w:r>
        <w:rPr>
          <w:rFonts w:cs="Times New Roman" w:hint="eastAsia"/>
        </w:rPr>
        <w:t>Linux</w:t>
      </w:r>
      <w:r>
        <w:rPr>
          <w:rFonts w:cs="Times New Roman" w:hint="eastAsia"/>
        </w:rPr>
        <w:t>系统环境下部署管理平台（中心）。</w:t>
      </w:r>
    </w:p>
    <w:p w14:paraId="484DB659" w14:textId="77777777" w:rsidR="001E00E5" w:rsidRDefault="00000000">
      <w:pPr>
        <w:spacing w:before="158" w:after="158"/>
      </w:pPr>
      <w:r>
        <w:rPr>
          <w:rFonts w:hint="eastAsia"/>
        </w:rPr>
        <w:t>Linux</w:t>
      </w:r>
      <w:r>
        <w:rPr>
          <w:rFonts w:hint="eastAsia"/>
        </w:rPr>
        <w:t>版</w:t>
      </w:r>
      <w:r>
        <w:t>管理平台部署环境</w:t>
      </w:r>
      <w:r>
        <w:rPr>
          <w:rFonts w:hint="eastAsia"/>
        </w:rPr>
        <w:t>支持</w:t>
      </w:r>
      <w:r>
        <w:rPr>
          <w:rFonts w:hint="eastAsia"/>
        </w:rPr>
        <w:t>X86</w:t>
      </w:r>
      <w:r>
        <w:rPr>
          <w:rFonts w:hint="eastAsia"/>
        </w:rPr>
        <w:t>架构、</w:t>
      </w:r>
      <w:r>
        <w:rPr>
          <w:rFonts w:hint="eastAsia"/>
        </w:rPr>
        <w:t>ARM</w:t>
      </w:r>
      <w:r>
        <w:rPr>
          <w:rFonts w:hint="eastAsia"/>
        </w:rPr>
        <w:t>架构及</w:t>
      </w:r>
      <w:r>
        <w:rPr>
          <w:rFonts w:hint="eastAsia"/>
        </w:rPr>
        <w:t>MIPS</w:t>
      </w:r>
      <w:r>
        <w:rPr>
          <w:rFonts w:hint="eastAsia"/>
        </w:rPr>
        <w:t>架构，</w:t>
      </w:r>
      <w:r>
        <w:t>安装中需要使用</w:t>
      </w:r>
      <w:r>
        <w:rPr>
          <w:b/>
        </w:rPr>
        <w:t>root</w:t>
      </w:r>
      <w:r>
        <w:t>账号</w:t>
      </w:r>
      <w:r>
        <w:rPr>
          <w:rFonts w:hint="eastAsia"/>
        </w:rPr>
        <w:t>。</w:t>
      </w:r>
    </w:p>
    <w:p w14:paraId="68595836" w14:textId="77777777" w:rsidR="001E00E5" w:rsidRDefault="00000000">
      <w:pPr>
        <w:pStyle w:val="a"/>
        <w:spacing w:before="158" w:after="158"/>
      </w:pPr>
      <w:r>
        <w:rPr>
          <w:rFonts w:hint="eastAsia"/>
          <w:b/>
          <w:bCs/>
        </w:rPr>
        <w:t>X86</w:t>
      </w:r>
      <w:r>
        <w:rPr>
          <w:rFonts w:hint="eastAsia"/>
          <w:b/>
          <w:bCs/>
        </w:rPr>
        <w:t>架构：</w:t>
      </w:r>
      <w:r>
        <w:rPr>
          <w:rFonts w:hint="eastAsia"/>
        </w:rPr>
        <w:t>支持</w:t>
      </w:r>
      <w:r>
        <w:rPr>
          <w:rFonts w:hint="eastAsia"/>
          <w:b/>
        </w:rPr>
        <w:t>6</w:t>
      </w:r>
      <w:r>
        <w:rPr>
          <w:b/>
        </w:rPr>
        <w:t>4</w:t>
      </w:r>
      <w:r>
        <w:t>位</w:t>
      </w:r>
      <w:r>
        <w:rPr>
          <w:rFonts w:hint="eastAsia"/>
        </w:rPr>
        <w:t>C</w:t>
      </w:r>
      <w:r>
        <w:rPr>
          <w:b/>
        </w:rPr>
        <w:t>entOS 7.X</w:t>
      </w:r>
      <w:r>
        <w:t>操作系统</w:t>
      </w:r>
      <w:r>
        <w:rPr>
          <w:rFonts w:hint="eastAsia"/>
        </w:rPr>
        <w:t>及兆芯</w:t>
      </w:r>
      <w:r>
        <w:rPr>
          <w:rFonts w:hint="eastAsia"/>
        </w:rPr>
        <w:t>+</w:t>
      </w:r>
      <w:r>
        <w:rPr>
          <w:rFonts w:hint="eastAsia"/>
        </w:rPr>
        <w:t>银河麒麟</w:t>
      </w:r>
      <w:r>
        <w:rPr>
          <w:rFonts w:hint="eastAsia"/>
        </w:rPr>
        <w:t>V7.0</w:t>
      </w:r>
      <w:r>
        <w:rPr>
          <w:rFonts w:hint="eastAsia"/>
        </w:rPr>
        <w:t>、</w:t>
      </w:r>
      <w:r>
        <w:rPr>
          <w:rFonts w:hint="eastAsia"/>
        </w:rPr>
        <w:t>V10</w:t>
      </w:r>
      <w:r>
        <w:rPr>
          <w:rFonts w:hint="eastAsia"/>
        </w:rPr>
        <w:t>操作系统。</w:t>
      </w:r>
    </w:p>
    <w:p w14:paraId="4699EE54" w14:textId="77777777" w:rsidR="001E00E5" w:rsidRDefault="00000000">
      <w:pPr>
        <w:pStyle w:val="a"/>
        <w:spacing w:before="158" w:after="158"/>
      </w:pPr>
      <w:r>
        <w:rPr>
          <w:rFonts w:hint="eastAsia"/>
          <w:b/>
          <w:bCs/>
        </w:rPr>
        <w:t>ARM</w:t>
      </w:r>
      <w:r>
        <w:rPr>
          <w:rFonts w:hint="eastAsia"/>
          <w:b/>
          <w:bCs/>
        </w:rPr>
        <w:t>架构：</w:t>
      </w:r>
      <w:r>
        <w:rPr>
          <w:rFonts w:hint="eastAsia"/>
        </w:rPr>
        <w:t>支持鲲鹏</w:t>
      </w:r>
      <w:r>
        <w:rPr>
          <w:rFonts w:hint="eastAsia"/>
        </w:rPr>
        <w:t>+</w:t>
      </w:r>
      <w:r>
        <w:rPr>
          <w:rFonts w:hint="eastAsia"/>
        </w:rPr>
        <w:t>统信</w:t>
      </w:r>
      <w:r>
        <w:rPr>
          <w:rFonts w:hint="eastAsia"/>
        </w:rPr>
        <w:t>UOSV20</w:t>
      </w:r>
      <w:r>
        <w:rPr>
          <w:rFonts w:hint="eastAsia"/>
        </w:rPr>
        <w:t>操作系统。</w:t>
      </w:r>
    </w:p>
    <w:p w14:paraId="1A58D6C6" w14:textId="77777777" w:rsidR="001E00E5" w:rsidRDefault="00000000">
      <w:pPr>
        <w:pStyle w:val="a"/>
        <w:spacing w:before="158" w:after="158"/>
      </w:pPr>
      <w:r>
        <w:rPr>
          <w:rFonts w:hint="eastAsia"/>
          <w:b/>
          <w:bCs/>
        </w:rPr>
        <w:t>MIPS</w:t>
      </w:r>
      <w:r>
        <w:rPr>
          <w:rFonts w:hint="eastAsia"/>
          <w:b/>
          <w:bCs/>
        </w:rPr>
        <w:t>架构：</w:t>
      </w:r>
      <w:r>
        <w:rPr>
          <w:rFonts w:hint="eastAsia"/>
        </w:rPr>
        <w:t>支持龙芯</w:t>
      </w:r>
      <w:r>
        <w:rPr>
          <w:rFonts w:hint="eastAsia"/>
        </w:rPr>
        <w:t>+</w:t>
      </w:r>
      <w:r>
        <w:rPr>
          <w:rFonts w:hint="eastAsia"/>
        </w:rPr>
        <w:t>统信</w:t>
      </w:r>
      <w:r>
        <w:rPr>
          <w:rFonts w:hint="eastAsia"/>
        </w:rPr>
        <w:t>UOSV20</w:t>
      </w:r>
      <w:r>
        <w:rPr>
          <w:rFonts w:hint="eastAsia"/>
        </w:rPr>
        <w:t>操作系统。</w:t>
      </w:r>
    </w:p>
    <w:p w14:paraId="5D341DA1" w14:textId="77777777" w:rsidR="001E00E5" w:rsidRDefault="00000000">
      <w:pPr>
        <w:spacing w:before="158" w:after="158"/>
        <w:rPr>
          <w:rFonts w:cs="Times New Roman"/>
        </w:rPr>
      </w:pPr>
      <w:r>
        <w:rPr>
          <w:rFonts w:cs="Times New Roman"/>
        </w:rPr>
        <w:t>系统所需要的</w:t>
      </w:r>
      <w:r>
        <w:rPr>
          <w:rFonts w:cs="Times New Roman"/>
        </w:rPr>
        <w:t>CPU</w:t>
      </w:r>
      <w:r>
        <w:rPr>
          <w:rFonts w:cs="Times New Roman"/>
        </w:rPr>
        <w:t>、内存和磁盘控件要求根据管理终端的数量有所区别，详细请参考下表。</w:t>
      </w:r>
    </w:p>
    <w:tbl>
      <w:tblPr>
        <w:tblStyle w:val="Table1"/>
        <w:tblW w:w="9386" w:type="dxa"/>
        <w:tblLook w:val="04A0" w:firstRow="1" w:lastRow="0" w:firstColumn="1" w:lastColumn="0" w:noHBand="0" w:noVBand="1"/>
      </w:tblPr>
      <w:tblGrid>
        <w:gridCol w:w="1722"/>
        <w:gridCol w:w="2355"/>
        <w:gridCol w:w="3573"/>
        <w:gridCol w:w="1736"/>
      </w:tblGrid>
      <w:tr w:rsidR="001E00E5" w14:paraId="2A165702" w14:textId="77777777" w:rsidTr="001E00E5">
        <w:trPr>
          <w:cnfStyle w:val="100000000000" w:firstRow="1" w:lastRow="0" w:firstColumn="0" w:lastColumn="0" w:oddVBand="0" w:evenVBand="0" w:oddHBand="0" w:evenHBand="0" w:firstRowFirstColumn="0" w:firstRowLastColumn="0" w:lastRowFirstColumn="0" w:lastRowLastColumn="0"/>
          <w:trHeight w:val="525"/>
          <w:tblHeader/>
        </w:trPr>
        <w:tc>
          <w:tcPr>
            <w:tcW w:w="1722" w:type="dxa"/>
          </w:tcPr>
          <w:p w14:paraId="33619011" w14:textId="77777777" w:rsidR="001E00E5" w:rsidRDefault="00000000">
            <w:pPr>
              <w:pStyle w:val="afffff3"/>
            </w:pPr>
            <w:r>
              <w:t>管理终端数量</w:t>
            </w:r>
          </w:p>
        </w:tc>
        <w:tc>
          <w:tcPr>
            <w:tcW w:w="2355" w:type="dxa"/>
          </w:tcPr>
          <w:p w14:paraId="40E0A934" w14:textId="77777777" w:rsidR="001E00E5" w:rsidRDefault="00000000">
            <w:pPr>
              <w:pStyle w:val="afffff3"/>
              <w:rPr>
                <w:color w:val="000000" w:themeColor="text1"/>
              </w:rPr>
            </w:pPr>
            <w:r>
              <w:rPr>
                <w:color w:val="000000" w:themeColor="text1"/>
              </w:rPr>
              <w:t>CPU</w:t>
            </w:r>
            <w:r>
              <w:rPr>
                <w:color w:val="000000" w:themeColor="text1"/>
              </w:rPr>
              <w:t>核数</w:t>
            </w:r>
          </w:p>
        </w:tc>
        <w:tc>
          <w:tcPr>
            <w:tcW w:w="3573" w:type="dxa"/>
          </w:tcPr>
          <w:p w14:paraId="05C7FF3E" w14:textId="77777777" w:rsidR="001E00E5" w:rsidRDefault="00000000">
            <w:pPr>
              <w:pStyle w:val="afffff3"/>
              <w:rPr>
                <w:color w:val="000000" w:themeColor="text1"/>
              </w:rPr>
            </w:pPr>
            <w:r>
              <w:rPr>
                <w:color w:val="000000" w:themeColor="text1"/>
              </w:rPr>
              <w:t>内存</w:t>
            </w:r>
          </w:p>
        </w:tc>
        <w:tc>
          <w:tcPr>
            <w:tcW w:w="1736" w:type="dxa"/>
          </w:tcPr>
          <w:p w14:paraId="6497AEB6" w14:textId="77777777" w:rsidR="001E00E5" w:rsidRDefault="00000000">
            <w:pPr>
              <w:pStyle w:val="afffff3"/>
              <w:rPr>
                <w:color w:val="000000" w:themeColor="text1"/>
              </w:rPr>
            </w:pPr>
            <w:r>
              <w:rPr>
                <w:color w:val="000000" w:themeColor="text1"/>
              </w:rPr>
              <w:t>可用磁盘空间</w:t>
            </w:r>
          </w:p>
        </w:tc>
      </w:tr>
      <w:tr w:rsidR="001E00E5" w14:paraId="52471D83" w14:textId="77777777" w:rsidTr="001E00E5">
        <w:trPr>
          <w:trHeight w:val="199"/>
        </w:trPr>
        <w:tc>
          <w:tcPr>
            <w:tcW w:w="1722" w:type="dxa"/>
          </w:tcPr>
          <w:p w14:paraId="3614A7DE" w14:textId="77777777" w:rsidR="001E00E5" w:rsidRDefault="00000000">
            <w:pPr>
              <w:pStyle w:val="afffff3"/>
              <w:rPr>
                <w:color w:val="000000" w:themeColor="text1"/>
              </w:rPr>
            </w:pPr>
            <w:r>
              <w:rPr>
                <w:color w:val="000000" w:themeColor="text1"/>
              </w:rPr>
              <w:t>1000</w:t>
            </w:r>
          </w:p>
        </w:tc>
        <w:tc>
          <w:tcPr>
            <w:tcW w:w="2355" w:type="dxa"/>
          </w:tcPr>
          <w:p w14:paraId="5178B5B5" w14:textId="77777777" w:rsidR="001E00E5" w:rsidRDefault="00000000">
            <w:pPr>
              <w:pStyle w:val="afffff3"/>
              <w:rPr>
                <w:color w:val="000000" w:themeColor="text1"/>
              </w:rPr>
            </w:pPr>
            <w:r>
              <w:rPr>
                <w:color w:val="000000" w:themeColor="text1"/>
              </w:rPr>
              <w:t>不低于</w:t>
            </w:r>
            <w:r>
              <w:rPr>
                <w:color w:val="000000" w:themeColor="text1"/>
              </w:rPr>
              <w:t>4</w:t>
            </w:r>
            <w:r>
              <w:rPr>
                <w:color w:val="000000" w:themeColor="text1"/>
              </w:rPr>
              <w:t>核</w:t>
            </w:r>
          </w:p>
        </w:tc>
        <w:tc>
          <w:tcPr>
            <w:tcW w:w="3573" w:type="dxa"/>
          </w:tcPr>
          <w:p w14:paraId="1EDFB43A" w14:textId="77777777" w:rsidR="001E00E5" w:rsidRDefault="00000000">
            <w:pPr>
              <w:pStyle w:val="afffff3"/>
              <w:rPr>
                <w:color w:val="000000" w:themeColor="text1"/>
              </w:rPr>
            </w:pPr>
            <w:r>
              <w:rPr>
                <w:color w:val="000000" w:themeColor="text1"/>
              </w:rPr>
              <w:t>不低于</w:t>
            </w:r>
            <w:r>
              <w:rPr>
                <w:color w:val="000000" w:themeColor="text1"/>
              </w:rPr>
              <w:t>8GB</w:t>
            </w:r>
            <w:r>
              <w:rPr>
                <w:rFonts w:hint="eastAsia"/>
                <w:color w:val="000000" w:themeColor="text1"/>
              </w:rPr>
              <w:t>（</w:t>
            </w:r>
            <w:r>
              <w:rPr>
                <w:rFonts w:hint="eastAsia"/>
              </w:rPr>
              <w:t>服务器无其他业务运行，闲置运行内存不低于</w:t>
            </w:r>
            <w:r>
              <w:rPr>
                <w:rFonts w:hint="eastAsia"/>
              </w:rPr>
              <w:t>6G</w:t>
            </w:r>
            <w:r>
              <w:t>B</w:t>
            </w:r>
            <w:r>
              <w:rPr>
                <w:rFonts w:hint="eastAsia"/>
                <w:color w:val="000000" w:themeColor="text1"/>
              </w:rPr>
              <w:t>）</w:t>
            </w:r>
          </w:p>
        </w:tc>
        <w:tc>
          <w:tcPr>
            <w:tcW w:w="1736" w:type="dxa"/>
          </w:tcPr>
          <w:p w14:paraId="0711D5E3" w14:textId="77777777" w:rsidR="001E00E5" w:rsidRDefault="00000000">
            <w:pPr>
              <w:pStyle w:val="afffff3"/>
            </w:pPr>
            <w:r>
              <w:t>不低于</w:t>
            </w:r>
            <w:r>
              <w:t>500GB</w:t>
            </w:r>
          </w:p>
        </w:tc>
      </w:tr>
      <w:tr w:rsidR="001E00E5" w14:paraId="24AAF96A" w14:textId="77777777" w:rsidTr="001E00E5">
        <w:trPr>
          <w:trHeight w:val="284"/>
        </w:trPr>
        <w:tc>
          <w:tcPr>
            <w:tcW w:w="1722" w:type="dxa"/>
          </w:tcPr>
          <w:p w14:paraId="0D43FF56" w14:textId="77777777" w:rsidR="001E00E5" w:rsidRDefault="00000000">
            <w:pPr>
              <w:pStyle w:val="afffff3"/>
              <w:rPr>
                <w:color w:val="000000" w:themeColor="text1"/>
              </w:rPr>
            </w:pPr>
            <w:r>
              <w:rPr>
                <w:color w:val="000000" w:themeColor="text1"/>
              </w:rPr>
              <w:t>2000</w:t>
            </w:r>
          </w:p>
        </w:tc>
        <w:tc>
          <w:tcPr>
            <w:tcW w:w="2355" w:type="dxa"/>
          </w:tcPr>
          <w:p w14:paraId="04A74A6E" w14:textId="77777777" w:rsidR="001E00E5" w:rsidRDefault="00000000">
            <w:pPr>
              <w:pStyle w:val="afffff3"/>
              <w:rPr>
                <w:color w:val="000000" w:themeColor="text1"/>
              </w:rPr>
            </w:pPr>
            <w:r>
              <w:rPr>
                <w:color w:val="000000" w:themeColor="text1"/>
              </w:rPr>
              <w:t>不低于</w:t>
            </w:r>
            <w:r>
              <w:rPr>
                <w:color w:val="000000" w:themeColor="text1"/>
              </w:rPr>
              <w:t>8</w:t>
            </w:r>
            <w:r>
              <w:rPr>
                <w:color w:val="000000" w:themeColor="text1"/>
              </w:rPr>
              <w:t>核</w:t>
            </w:r>
          </w:p>
        </w:tc>
        <w:tc>
          <w:tcPr>
            <w:tcW w:w="3573" w:type="dxa"/>
          </w:tcPr>
          <w:p w14:paraId="20DF1CAE" w14:textId="77777777" w:rsidR="001E00E5" w:rsidRDefault="00000000">
            <w:pPr>
              <w:pStyle w:val="afffff3"/>
            </w:pPr>
            <w:r>
              <w:rPr>
                <w:color w:val="000000" w:themeColor="text1"/>
              </w:rPr>
              <w:t>不低于</w:t>
            </w:r>
            <w:r>
              <w:rPr>
                <w:color w:val="000000" w:themeColor="text1"/>
              </w:rPr>
              <w:t>16GB</w:t>
            </w:r>
          </w:p>
        </w:tc>
        <w:tc>
          <w:tcPr>
            <w:tcW w:w="1736" w:type="dxa"/>
          </w:tcPr>
          <w:p w14:paraId="2A5BF3F6" w14:textId="77777777" w:rsidR="001E00E5" w:rsidRDefault="00000000">
            <w:pPr>
              <w:pStyle w:val="afffff3"/>
            </w:pPr>
            <w:r>
              <w:t>不低于</w:t>
            </w:r>
            <w:r>
              <w:t>700GB</w:t>
            </w:r>
          </w:p>
        </w:tc>
      </w:tr>
      <w:tr w:rsidR="001E00E5" w14:paraId="05CD7E10" w14:textId="77777777" w:rsidTr="001E00E5">
        <w:trPr>
          <w:trHeight w:val="284"/>
        </w:trPr>
        <w:tc>
          <w:tcPr>
            <w:tcW w:w="1722" w:type="dxa"/>
          </w:tcPr>
          <w:p w14:paraId="4E2F1134" w14:textId="77777777" w:rsidR="001E00E5" w:rsidRDefault="00000000">
            <w:pPr>
              <w:pStyle w:val="afffff3"/>
              <w:rPr>
                <w:color w:val="000000" w:themeColor="text1"/>
              </w:rPr>
            </w:pPr>
            <w:r>
              <w:rPr>
                <w:color w:val="000000" w:themeColor="text1"/>
              </w:rPr>
              <w:t>5000</w:t>
            </w:r>
          </w:p>
        </w:tc>
        <w:tc>
          <w:tcPr>
            <w:tcW w:w="2355" w:type="dxa"/>
          </w:tcPr>
          <w:p w14:paraId="7EB3CC7B" w14:textId="77777777" w:rsidR="001E00E5" w:rsidRDefault="00000000">
            <w:pPr>
              <w:pStyle w:val="afffff3"/>
              <w:rPr>
                <w:color w:val="000000" w:themeColor="text1"/>
              </w:rPr>
            </w:pPr>
            <w:r>
              <w:rPr>
                <w:color w:val="000000" w:themeColor="text1"/>
              </w:rPr>
              <w:t>不低于</w:t>
            </w:r>
            <w:r>
              <w:rPr>
                <w:color w:val="000000" w:themeColor="text1"/>
              </w:rPr>
              <w:t>16</w:t>
            </w:r>
            <w:r>
              <w:rPr>
                <w:color w:val="000000" w:themeColor="text1"/>
              </w:rPr>
              <w:t>核</w:t>
            </w:r>
          </w:p>
        </w:tc>
        <w:tc>
          <w:tcPr>
            <w:tcW w:w="3573" w:type="dxa"/>
          </w:tcPr>
          <w:p w14:paraId="52B88DA8" w14:textId="77777777" w:rsidR="001E00E5" w:rsidRDefault="00000000">
            <w:pPr>
              <w:pStyle w:val="afffff3"/>
            </w:pPr>
            <w:r>
              <w:rPr>
                <w:color w:val="000000" w:themeColor="text1"/>
              </w:rPr>
              <w:t>不低于</w:t>
            </w:r>
            <w:r>
              <w:rPr>
                <w:color w:val="000000" w:themeColor="text1"/>
              </w:rPr>
              <w:t>32GB</w:t>
            </w:r>
          </w:p>
        </w:tc>
        <w:tc>
          <w:tcPr>
            <w:tcW w:w="1736" w:type="dxa"/>
          </w:tcPr>
          <w:p w14:paraId="0D1F535B" w14:textId="77777777" w:rsidR="001E00E5" w:rsidRDefault="00000000">
            <w:pPr>
              <w:pStyle w:val="afffff3"/>
            </w:pPr>
            <w:r>
              <w:t>不低于</w:t>
            </w:r>
            <w:r>
              <w:t>1TB</w:t>
            </w:r>
          </w:p>
        </w:tc>
      </w:tr>
      <w:tr w:rsidR="001E00E5" w14:paraId="3BB67D21" w14:textId="77777777" w:rsidTr="001E00E5">
        <w:trPr>
          <w:trHeight w:val="284"/>
        </w:trPr>
        <w:tc>
          <w:tcPr>
            <w:tcW w:w="1722" w:type="dxa"/>
          </w:tcPr>
          <w:p w14:paraId="3769E189" w14:textId="77777777" w:rsidR="001E00E5" w:rsidRDefault="00000000">
            <w:pPr>
              <w:pStyle w:val="afffff3"/>
              <w:rPr>
                <w:color w:val="000000" w:themeColor="text1"/>
              </w:rPr>
            </w:pPr>
            <w:r>
              <w:rPr>
                <w:color w:val="000000" w:themeColor="text1"/>
              </w:rPr>
              <w:t>10000</w:t>
            </w:r>
          </w:p>
        </w:tc>
        <w:tc>
          <w:tcPr>
            <w:tcW w:w="2355" w:type="dxa"/>
          </w:tcPr>
          <w:p w14:paraId="73FE27AC" w14:textId="77777777" w:rsidR="001E00E5" w:rsidRDefault="00000000">
            <w:pPr>
              <w:pStyle w:val="afffff3"/>
              <w:rPr>
                <w:color w:val="000000" w:themeColor="text1"/>
              </w:rPr>
            </w:pPr>
            <w:r>
              <w:rPr>
                <w:color w:val="000000" w:themeColor="text1"/>
              </w:rPr>
              <w:t>不低于</w:t>
            </w:r>
            <w:r>
              <w:rPr>
                <w:color w:val="000000" w:themeColor="text1"/>
              </w:rPr>
              <w:t>32</w:t>
            </w:r>
            <w:r>
              <w:rPr>
                <w:color w:val="000000" w:themeColor="text1"/>
              </w:rPr>
              <w:t>核</w:t>
            </w:r>
          </w:p>
        </w:tc>
        <w:tc>
          <w:tcPr>
            <w:tcW w:w="3573" w:type="dxa"/>
          </w:tcPr>
          <w:p w14:paraId="7844E8B1" w14:textId="77777777" w:rsidR="001E00E5" w:rsidRDefault="00000000">
            <w:pPr>
              <w:pStyle w:val="afffff3"/>
            </w:pPr>
            <w:r>
              <w:rPr>
                <w:color w:val="000000" w:themeColor="text1"/>
              </w:rPr>
              <w:t>不低于</w:t>
            </w:r>
            <w:r>
              <w:rPr>
                <w:color w:val="000000" w:themeColor="text1"/>
              </w:rPr>
              <w:t>64GB</w:t>
            </w:r>
          </w:p>
        </w:tc>
        <w:tc>
          <w:tcPr>
            <w:tcW w:w="1736" w:type="dxa"/>
          </w:tcPr>
          <w:p w14:paraId="069FCE35" w14:textId="77777777" w:rsidR="001E00E5" w:rsidRDefault="00000000">
            <w:pPr>
              <w:pStyle w:val="afffff3"/>
            </w:pPr>
            <w:r>
              <w:t>不低于</w:t>
            </w:r>
            <w:r>
              <w:t>1.5TB</w:t>
            </w:r>
          </w:p>
        </w:tc>
      </w:tr>
      <w:tr w:rsidR="001E00E5" w14:paraId="1A4F4522" w14:textId="77777777" w:rsidTr="001E00E5">
        <w:trPr>
          <w:trHeight w:val="284"/>
        </w:trPr>
        <w:tc>
          <w:tcPr>
            <w:tcW w:w="1722" w:type="dxa"/>
          </w:tcPr>
          <w:p w14:paraId="62EB2577" w14:textId="77777777" w:rsidR="001E00E5" w:rsidRDefault="00000000">
            <w:pPr>
              <w:pStyle w:val="afffff3"/>
              <w:rPr>
                <w:color w:val="000000" w:themeColor="text1"/>
              </w:rPr>
            </w:pPr>
            <w:r>
              <w:rPr>
                <w:color w:val="000000" w:themeColor="text1"/>
              </w:rPr>
              <w:t>20000</w:t>
            </w:r>
          </w:p>
        </w:tc>
        <w:tc>
          <w:tcPr>
            <w:tcW w:w="2355" w:type="dxa"/>
          </w:tcPr>
          <w:p w14:paraId="72093532" w14:textId="77777777" w:rsidR="001E00E5" w:rsidRDefault="00000000">
            <w:pPr>
              <w:pStyle w:val="afffff3"/>
              <w:rPr>
                <w:color w:val="000000" w:themeColor="text1"/>
              </w:rPr>
            </w:pPr>
            <w:r>
              <w:rPr>
                <w:color w:val="000000" w:themeColor="text1"/>
              </w:rPr>
              <w:t>不低于</w:t>
            </w:r>
            <w:r>
              <w:rPr>
                <w:color w:val="000000" w:themeColor="text1"/>
              </w:rPr>
              <w:t>64</w:t>
            </w:r>
            <w:r>
              <w:rPr>
                <w:color w:val="000000" w:themeColor="text1"/>
              </w:rPr>
              <w:t>核</w:t>
            </w:r>
          </w:p>
        </w:tc>
        <w:tc>
          <w:tcPr>
            <w:tcW w:w="3573" w:type="dxa"/>
          </w:tcPr>
          <w:p w14:paraId="664ABFBD" w14:textId="77777777" w:rsidR="001E00E5" w:rsidRDefault="00000000">
            <w:pPr>
              <w:pStyle w:val="afffff3"/>
            </w:pPr>
            <w:r>
              <w:rPr>
                <w:color w:val="000000" w:themeColor="text1"/>
              </w:rPr>
              <w:t>不低于</w:t>
            </w:r>
            <w:r>
              <w:rPr>
                <w:color w:val="000000" w:themeColor="text1"/>
              </w:rPr>
              <w:t>128GB</w:t>
            </w:r>
          </w:p>
        </w:tc>
        <w:tc>
          <w:tcPr>
            <w:tcW w:w="1736" w:type="dxa"/>
          </w:tcPr>
          <w:p w14:paraId="5CAAAA2C" w14:textId="77777777" w:rsidR="001E00E5" w:rsidRDefault="00000000">
            <w:pPr>
              <w:pStyle w:val="afffff3"/>
            </w:pPr>
            <w:r>
              <w:t>不低于</w:t>
            </w:r>
            <w:r>
              <w:t>2TB</w:t>
            </w:r>
          </w:p>
        </w:tc>
      </w:tr>
    </w:tbl>
    <w:p w14:paraId="6E1BF973" w14:textId="77777777" w:rsidR="001E00E5" w:rsidRDefault="00000000">
      <w:pPr>
        <w:pStyle w:val="3dbapp"/>
        <w:spacing w:before="158" w:after="158"/>
      </w:pPr>
      <w:bookmarkStart w:id="326" w:name="_Ref57967010"/>
      <w:bookmarkStart w:id="327" w:name="_Toc97816810"/>
      <w:bookmarkStart w:id="328" w:name="_Toc120091675"/>
      <w:bookmarkStart w:id="329" w:name="_Toc181005605"/>
      <w:r>
        <w:t>客户端部署环境要求</w:t>
      </w:r>
      <w:bookmarkEnd w:id="326"/>
      <w:bookmarkEnd w:id="327"/>
      <w:bookmarkEnd w:id="328"/>
      <w:bookmarkEnd w:id="329"/>
    </w:p>
    <w:p w14:paraId="423D9149" w14:textId="77777777" w:rsidR="001E00E5" w:rsidRDefault="00000000">
      <w:pPr>
        <w:spacing w:before="158" w:after="158"/>
      </w:pPr>
      <w:r>
        <w:rPr>
          <w:rFonts w:cs="Times New Roman"/>
        </w:rPr>
        <w:t>EDR</w:t>
      </w:r>
      <w:r>
        <w:rPr>
          <w:rFonts w:cs="Times New Roman"/>
        </w:rPr>
        <w:t>客户端支持在当前绝大部分主流的</w:t>
      </w:r>
      <w:r>
        <w:rPr>
          <w:rFonts w:cs="Times New Roman"/>
        </w:rPr>
        <w:t>PC</w:t>
      </w:r>
      <w:r>
        <w:rPr>
          <w:rFonts w:cs="Times New Roman"/>
        </w:rPr>
        <w:t>和服务器上</w:t>
      </w:r>
      <w:r>
        <w:rPr>
          <w:rFonts w:cs="Times New Roman" w:hint="eastAsia"/>
        </w:rPr>
        <w:t>进行</w:t>
      </w:r>
      <w:r>
        <w:rPr>
          <w:rFonts w:cs="Times New Roman"/>
        </w:rPr>
        <w:t>安装部署。</w:t>
      </w:r>
    </w:p>
    <w:tbl>
      <w:tblPr>
        <w:tblStyle w:val="Table1"/>
        <w:tblW w:w="0" w:type="auto"/>
        <w:tblLook w:val="04A0" w:firstRow="1" w:lastRow="0" w:firstColumn="1" w:lastColumn="0" w:noHBand="0" w:noVBand="1"/>
      </w:tblPr>
      <w:tblGrid>
        <w:gridCol w:w="1129"/>
        <w:gridCol w:w="1422"/>
        <w:gridCol w:w="7073"/>
      </w:tblGrid>
      <w:tr w:rsidR="001E00E5" w14:paraId="3802EB88" w14:textId="77777777" w:rsidTr="001E00E5">
        <w:trPr>
          <w:cnfStyle w:val="100000000000" w:firstRow="1" w:lastRow="0" w:firstColumn="0" w:lastColumn="0" w:oddVBand="0" w:evenVBand="0" w:oddHBand="0" w:evenHBand="0" w:firstRowFirstColumn="0" w:firstRowLastColumn="0" w:lastRowFirstColumn="0" w:lastRowLastColumn="0"/>
          <w:tblHeader/>
        </w:trPr>
        <w:tc>
          <w:tcPr>
            <w:tcW w:w="1129" w:type="dxa"/>
          </w:tcPr>
          <w:p w14:paraId="4EFB758F" w14:textId="77777777" w:rsidR="001E00E5" w:rsidRDefault="00000000">
            <w:pPr>
              <w:pStyle w:val="afffff3"/>
              <w:rPr>
                <w:rStyle w:val="affff5"/>
                <w:b/>
                <w:spacing w:val="2"/>
                <w:kern w:val="0"/>
                <w:lang w:bidi="ar"/>
              </w:rPr>
            </w:pPr>
            <w:bookmarkStart w:id="330" w:name="_Toc59204657"/>
            <w:bookmarkStart w:id="331" w:name="_Toc954705280"/>
            <w:bookmarkStart w:id="332" w:name="_Toc69834401"/>
            <w:r>
              <w:rPr>
                <w:rStyle w:val="affff5"/>
                <w:b/>
                <w:spacing w:val="2"/>
                <w:kern w:val="0"/>
                <w:lang w:bidi="ar"/>
              </w:rPr>
              <w:t>许可类型</w:t>
            </w:r>
          </w:p>
        </w:tc>
        <w:tc>
          <w:tcPr>
            <w:tcW w:w="1422" w:type="dxa"/>
          </w:tcPr>
          <w:p w14:paraId="1FD9D933" w14:textId="77777777" w:rsidR="001E00E5" w:rsidRDefault="00000000">
            <w:pPr>
              <w:pStyle w:val="afffff3"/>
              <w:rPr>
                <w:b w:val="0"/>
              </w:rPr>
            </w:pPr>
            <w:r>
              <w:rPr>
                <w:rStyle w:val="affff5"/>
                <w:b/>
                <w:spacing w:val="2"/>
                <w:kern w:val="0"/>
                <w:lang w:bidi="ar"/>
              </w:rPr>
              <w:t>客户端系统</w:t>
            </w:r>
          </w:p>
        </w:tc>
        <w:tc>
          <w:tcPr>
            <w:tcW w:w="7073" w:type="dxa"/>
          </w:tcPr>
          <w:p w14:paraId="036E42BC" w14:textId="77777777" w:rsidR="001E00E5" w:rsidRDefault="00000000">
            <w:pPr>
              <w:pStyle w:val="afffff3"/>
              <w:rPr>
                <w:b w:val="0"/>
              </w:rPr>
            </w:pPr>
            <w:r>
              <w:rPr>
                <w:rStyle w:val="affff5"/>
                <w:b/>
                <w:spacing w:val="2"/>
                <w:kern w:val="0"/>
                <w:lang w:bidi="ar"/>
              </w:rPr>
              <w:t>支持情况</w:t>
            </w:r>
          </w:p>
        </w:tc>
      </w:tr>
      <w:tr w:rsidR="001E00E5" w14:paraId="4EEE25CC" w14:textId="77777777" w:rsidTr="001E00E5">
        <w:tc>
          <w:tcPr>
            <w:tcW w:w="1129" w:type="dxa"/>
          </w:tcPr>
          <w:p w14:paraId="631293F3" w14:textId="77777777" w:rsidR="001E00E5" w:rsidRDefault="00000000">
            <w:pPr>
              <w:pStyle w:val="afffff3"/>
              <w:rPr>
                <w:lang w:bidi="ar"/>
              </w:rPr>
            </w:pPr>
            <w:r>
              <w:rPr>
                <w:lang w:bidi="ar"/>
              </w:rPr>
              <w:t>PC</w:t>
            </w:r>
          </w:p>
        </w:tc>
        <w:tc>
          <w:tcPr>
            <w:tcW w:w="1422" w:type="dxa"/>
          </w:tcPr>
          <w:p w14:paraId="5AC2BF6C" w14:textId="77777777" w:rsidR="001E00E5" w:rsidRDefault="00000000">
            <w:pPr>
              <w:pStyle w:val="afffff3"/>
            </w:pPr>
            <w:r>
              <w:rPr>
                <w:lang w:bidi="ar"/>
              </w:rPr>
              <w:t>Windows</w:t>
            </w:r>
          </w:p>
        </w:tc>
        <w:tc>
          <w:tcPr>
            <w:tcW w:w="7073" w:type="dxa"/>
          </w:tcPr>
          <w:p w14:paraId="7C366C85" w14:textId="77777777" w:rsidR="001E00E5" w:rsidRDefault="00000000">
            <w:pPr>
              <w:pStyle w:val="afffff3"/>
            </w:pPr>
            <w:r>
              <w:rPr>
                <w:lang w:bidi="ar"/>
              </w:rPr>
              <w:t>支持</w:t>
            </w:r>
            <w:r>
              <w:rPr>
                <w:b/>
                <w:lang w:bidi="ar"/>
              </w:rPr>
              <w:t>Win</w:t>
            </w:r>
            <w:r>
              <w:rPr>
                <w:rFonts w:hint="eastAsia"/>
                <w:b/>
                <w:lang w:bidi="ar"/>
              </w:rPr>
              <w:t>dows</w:t>
            </w:r>
            <w:r>
              <w:rPr>
                <w:b/>
                <w:lang w:bidi="ar"/>
              </w:rPr>
              <w:t xml:space="preserve"> XP(SP3)</w:t>
            </w:r>
            <w:r>
              <w:rPr>
                <w:lang w:bidi="ar"/>
              </w:rPr>
              <w:t>/</w:t>
            </w:r>
            <w:r>
              <w:rPr>
                <w:b/>
                <w:lang w:bidi="ar"/>
              </w:rPr>
              <w:t>Vista/Win</w:t>
            </w:r>
            <w:r>
              <w:rPr>
                <w:rFonts w:hint="eastAsia"/>
                <w:b/>
                <w:lang w:bidi="ar"/>
              </w:rPr>
              <w:t>dows</w:t>
            </w:r>
            <w:r>
              <w:rPr>
                <w:b/>
                <w:lang w:bidi="ar"/>
              </w:rPr>
              <w:t xml:space="preserve"> 7</w:t>
            </w:r>
            <w:r>
              <w:rPr>
                <w:lang w:bidi="ar"/>
              </w:rPr>
              <w:t xml:space="preserve">/ </w:t>
            </w:r>
            <w:r>
              <w:rPr>
                <w:b/>
                <w:lang w:bidi="ar"/>
              </w:rPr>
              <w:t>Win</w:t>
            </w:r>
            <w:r>
              <w:rPr>
                <w:rFonts w:hint="eastAsia"/>
                <w:b/>
                <w:lang w:bidi="ar"/>
              </w:rPr>
              <w:t>dows</w:t>
            </w:r>
            <w:r>
              <w:rPr>
                <w:b/>
                <w:lang w:bidi="ar"/>
              </w:rPr>
              <w:t xml:space="preserve"> 8</w:t>
            </w:r>
            <w:r>
              <w:rPr>
                <w:lang w:bidi="ar"/>
              </w:rPr>
              <w:t>/</w:t>
            </w:r>
            <w:r>
              <w:rPr>
                <w:b/>
                <w:lang w:bidi="ar"/>
              </w:rPr>
              <w:t>Win</w:t>
            </w:r>
            <w:r>
              <w:rPr>
                <w:rFonts w:hint="eastAsia"/>
                <w:b/>
                <w:lang w:bidi="ar"/>
              </w:rPr>
              <w:t>dows</w:t>
            </w:r>
            <w:r>
              <w:rPr>
                <w:b/>
                <w:lang w:bidi="ar"/>
              </w:rPr>
              <w:t xml:space="preserve"> 8.1</w:t>
            </w:r>
            <w:r>
              <w:rPr>
                <w:lang w:bidi="ar"/>
              </w:rPr>
              <w:t>/</w:t>
            </w:r>
            <w:r>
              <w:rPr>
                <w:b/>
                <w:lang w:bidi="ar"/>
              </w:rPr>
              <w:t xml:space="preserve"> Win</w:t>
            </w:r>
            <w:r>
              <w:rPr>
                <w:rFonts w:hint="eastAsia"/>
                <w:b/>
                <w:lang w:bidi="ar"/>
              </w:rPr>
              <w:t>dows</w:t>
            </w:r>
            <w:r>
              <w:rPr>
                <w:b/>
                <w:lang w:bidi="ar"/>
              </w:rPr>
              <w:t xml:space="preserve"> </w:t>
            </w:r>
            <w:r>
              <w:rPr>
                <w:b/>
                <w:lang w:bidi="ar"/>
              </w:rPr>
              <w:lastRenderedPageBreak/>
              <w:t>10</w:t>
            </w:r>
            <w:r>
              <w:rPr>
                <w:rFonts w:hint="eastAsia"/>
                <w:b/>
                <w:lang w:bidi="ar"/>
              </w:rPr>
              <w:t>、</w:t>
            </w:r>
            <w:r>
              <w:rPr>
                <w:b/>
                <w:lang w:bidi="ar"/>
              </w:rPr>
              <w:t>Win</w:t>
            </w:r>
            <w:r>
              <w:rPr>
                <w:rFonts w:hint="eastAsia"/>
                <w:b/>
                <w:lang w:bidi="ar"/>
              </w:rPr>
              <w:t>dows</w:t>
            </w:r>
            <w:r>
              <w:rPr>
                <w:b/>
                <w:lang w:bidi="ar"/>
              </w:rPr>
              <w:t xml:space="preserve"> 1</w:t>
            </w:r>
            <w:r>
              <w:rPr>
                <w:rFonts w:hint="eastAsia"/>
                <w:b/>
                <w:lang w:bidi="ar"/>
              </w:rPr>
              <w:t>1</w:t>
            </w:r>
            <w:r>
              <w:rPr>
                <w:lang w:bidi="ar"/>
              </w:rPr>
              <w:t>等操作系统。</w:t>
            </w:r>
          </w:p>
        </w:tc>
      </w:tr>
      <w:tr w:rsidR="001E00E5" w14:paraId="4D6B8808" w14:textId="77777777" w:rsidTr="001E00E5">
        <w:tc>
          <w:tcPr>
            <w:tcW w:w="1129" w:type="dxa"/>
            <w:vMerge w:val="restart"/>
          </w:tcPr>
          <w:p w14:paraId="212CEA23" w14:textId="77777777" w:rsidR="001E00E5" w:rsidRDefault="00000000">
            <w:pPr>
              <w:pStyle w:val="afffff3"/>
              <w:rPr>
                <w:lang w:bidi="ar"/>
              </w:rPr>
            </w:pPr>
            <w:r>
              <w:rPr>
                <w:lang w:bidi="ar"/>
              </w:rPr>
              <w:lastRenderedPageBreak/>
              <w:t>Server</w:t>
            </w:r>
          </w:p>
        </w:tc>
        <w:tc>
          <w:tcPr>
            <w:tcW w:w="1422" w:type="dxa"/>
          </w:tcPr>
          <w:p w14:paraId="531F1130" w14:textId="77777777" w:rsidR="001E00E5" w:rsidRDefault="00000000">
            <w:pPr>
              <w:pStyle w:val="afffff3"/>
              <w:rPr>
                <w:lang w:bidi="ar"/>
              </w:rPr>
            </w:pPr>
            <w:r>
              <w:rPr>
                <w:lang w:bidi="ar"/>
              </w:rPr>
              <w:t>Windows</w:t>
            </w:r>
          </w:p>
        </w:tc>
        <w:tc>
          <w:tcPr>
            <w:tcW w:w="7073" w:type="dxa"/>
          </w:tcPr>
          <w:p w14:paraId="69E33B6C" w14:textId="77777777" w:rsidR="001E00E5" w:rsidRDefault="00000000">
            <w:pPr>
              <w:pStyle w:val="afffff3"/>
              <w:rPr>
                <w:lang w:bidi="ar"/>
              </w:rPr>
            </w:pPr>
            <w:r>
              <w:rPr>
                <w:lang w:bidi="ar"/>
              </w:rPr>
              <w:t>支持</w:t>
            </w:r>
            <w:r>
              <w:rPr>
                <w:b/>
                <w:lang w:bidi="ar"/>
              </w:rPr>
              <w:t>Windows Server 2003(SP2)</w:t>
            </w:r>
            <w:r>
              <w:rPr>
                <w:lang w:bidi="ar"/>
              </w:rPr>
              <w:t>/</w:t>
            </w:r>
            <w:r>
              <w:rPr>
                <w:b/>
                <w:lang w:bidi="ar"/>
              </w:rPr>
              <w:t>Windows Server 2008</w:t>
            </w:r>
            <w:r>
              <w:rPr>
                <w:rFonts w:hint="eastAsia"/>
                <w:lang w:bidi="ar"/>
              </w:rPr>
              <w:t>/</w:t>
            </w:r>
            <w:r>
              <w:rPr>
                <w:b/>
                <w:lang w:bidi="ar"/>
              </w:rPr>
              <w:t>Windows Server 2008R2</w:t>
            </w:r>
            <w:r>
              <w:rPr>
                <w:lang w:bidi="ar"/>
              </w:rPr>
              <w:t>/</w:t>
            </w:r>
            <w:r>
              <w:rPr>
                <w:b/>
                <w:lang w:bidi="ar"/>
              </w:rPr>
              <w:t>Windows Server 2012</w:t>
            </w:r>
            <w:r>
              <w:rPr>
                <w:rFonts w:hint="eastAsia"/>
                <w:lang w:bidi="ar"/>
              </w:rPr>
              <w:t>/</w:t>
            </w:r>
            <w:r>
              <w:rPr>
                <w:b/>
                <w:lang w:bidi="ar"/>
              </w:rPr>
              <w:t>Windows Server 2012R2</w:t>
            </w:r>
            <w:r>
              <w:rPr>
                <w:lang w:bidi="ar"/>
              </w:rPr>
              <w:t>/</w:t>
            </w:r>
            <w:r>
              <w:rPr>
                <w:b/>
                <w:lang w:bidi="ar"/>
              </w:rPr>
              <w:t>Windows Server 2016</w:t>
            </w:r>
            <w:r>
              <w:rPr>
                <w:lang w:bidi="ar"/>
              </w:rPr>
              <w:t>/</w:t>
            </w:r>
            <w:r>
              <w:rPr>
                <w:b/>
                <w:lang w:bidi="ar"/>
              </w:rPr>
              <w:t>Windows Server 2019</w:t>
            </w:r>
            <w:r>
              <w:rPr>
                <w:rFonts w:hint="eastAsia"/>
                <w:b/>
                <w:lang w:bidi="ar"/>
              </w:rPr>
              <w:t>/</w:t>
            </w:r>
            <w:r>
              <w:rPr>
                <w:b/>
                <w:lang w:bidi="ar"/>
              </w:rPr>
              <w:t>Windows Server 20</w:t>
            </w:r>
            <w:r>
              <w:rPr>
                <w:rFonts w:hint="eastAsia"/>
                <w:b/>
                <w:lang w:bidi="ar"/>
              </w:rPr>
              <w:t>22</w:t>
            </w:r>
            <w:r>
              <w:rPr>
                <w:lang w:bidi="ar"/>
              </w:rPr>
              <w:t>等操作系统。</w:t>
            </w:r>
          </w:p>
        </w:tc>
      </w:tr>
      <w:tr w:rsidR="001E00E5" w14:paraId="7B0412FF" w14:textId="77777777" w:rsidTr="001E00E5">
        <w:tc>
          <w:tcPr>
            <w:tcW w:w="1129" w:type="dxa"/>
            <w:vMerge/>
          </w:tcPr>
          <w:p w14:paraId="314E8707" w14:textId="77777777" w:rsidR="001E00E5" w:rsidRDefault="001E00E5">
            <w:pPr>
              <w:spacing w:before="158" w:after="158"/>
              <w:jc w:val="left"/>
              <w:rPr>
                <w:rFonts w:cs="Times New Roman"/>
                <w:color w:val="333333"/>
                <w:spacing w:val="2"/>
                <w:kern w:val="0"/>
                <w:lang w:bidi="ar"/>
              </w:rPr>
            </w:pPr>
          </w:p>
        </w:tc>
        <w:tc>
          <w:tcPr>
            <w:tcW w:w="1422" w:type="dxa"/>
          </w:tcPr>
          <w:p w14:paraId="2C9EF581" w14:textId="77777777" w:rsidR="001E00E5" w:rsidRDefault="00000000">
            <w:pPr>
              <w:pStyle w:val="afffff3"/>
              <w:rPr>
                <w:color w:val="333333"/>
                <w:spacing w:val="2"/>
              </w:rPr>
            </w:pPr>
            <w:r>
              <w:rPr>
                <w:lang w:bidi="ar"/>
              </w:rPr>
              <w:t>Linux</w:t>
            </w:r>
          </w:p>
        </w:tc>
        <w:tc>
          <w:tcPr>
            <w:tcW w:w="7073" w:type="dxa"/>
          </w:tcPr>
          <w:p w14:paraId="693D2729" w14:textId="77777777" w:rsidR="001E00E5" w:rsidRDefault="00000000">
            <w:pPr>
              <w:pStyle w:val="afffff2"/>
              <w:rPr>
                <w:rFonts w:cs="Times New Roman"/>
                <w:lang w:bidi="ar"/>
              </w:rPr>
            </w:pPr>
            <w:r>
              <w:rPr>
                <w:rFonts w:cs="Times New Roman"/>
                <w:lang w:bidi="ar"/>
              </w:rPr>
              <w:t>支持</w:t>
            </w:r>
            <w:r>
              <w:rPr>
                <w:rFonts w:cs="Times New Roman"/>
                <w:b/>
                <w:bCs/>
                <w:lang w:bidi="ar"/>
              </w:rPr>
              <w:t>Centos5.0+</w:t>
            </w:r>
            <w:r>
              <w:rPr>
                <w:rFonts w:cs="Times New Roman"/>
                <w:lang w:bidi="ar"/>
              </w:rPr>
              <w:t>、</w:t>
            </w:r>
            <w:r>
              <w:rPr>
                <w:rFonts w:cs="Times New Roman"/>
                <w:b/>
                <w:bCs/>
                <w:lang w:bidi="ar"/>
              </w:rPr>
              <w:t>Redhat5.0+</w:t>
            </w:r>
            <w:r>
              <w:rPr>
                <w:rFonts w:cs="Times New Roman"/>
                <w:lang w:bidi="ar"/>
              </w:rPr>
              <w:t>、</w:t>
            </w:r>
            <w:r>
              <w:rPr>
                <w:rFonts w:cs="Times New Roman"/>
                <w:b/>
                <w:bCs/>
                <w:lang w:bidi="ar"/>
              </w:rPr>
              <w:t>Suse11+</w:t>
            </w:r>
            <w:r>
              <w:rPr>
                <w:rFonts w:cs="Times New Roman"/>
                <w:lang w:bidi="ar"/>
              </w:rPr>
              <w:t>、</w:t>
            </w:r>
            <w:r>
              <w:rPr>
                <w:rFonts w:cs="Times New Roman"/>
                <w:b/>
                <w:bCs/>
                <w:lang w:bidi="ar"/>
              </w:rPr>
              <w:t>Ubuntu14+</w:t>
            </w:r>
            <w:r>
              <w:rPr>
                <w:rFonts w:cs="Times New Roman"/>
                <w:lang w:bidi="ar"/>
              </w:rPr>
              <w:t>等主流操作系统。</w:t>
            </w:r>
          </w:p>
          <w:p w14:paraId="6A142CCE" w14:textId="77777777" w:rsidR="001E00E5" w:rsidRDefault="00000000">
            <w:pPr>
              <w:pStyle w:val="afffff2"/>
              <w:rPr>
                <w:rFonts w:cs="Times New Roman"/>
                <w:lang w:bidi="ar"/>
              </w:rPr>
            </w:pPr>
            <w:r>
              <w:rPr>
                <w:rFonts w:cs="Times New Roman" w:hint="eastAsia"/>
                <w:lang w:bidi="ar"/>
              </w:rPr>
              <w:t>国产系统支持中标麒麟、银河麒麟、统信</w:t>
            </w:r>
            <w:r>
              <w:rPr>
                <w:rFonts w:cs="Times New Roman" w:hint="eastAsia"/>
                <w:lang w:bidi="ar"/>
              </w:rPr>
              <w:t>UOS</w:t>
            </w:r>
            <w:r>
              <w:rPr>
                <w:rFonts w:cs="Times New Roman" w:hint="eastAsia"/>
                <w:lang w:bidi="ar"/>
              </w:rPr>
              <w:t>操作系统。</w:t>
            </w:r>
          </w:p>
          <w:p w14:paraId="2307BDAB" w14:textId="77777777" w:rsidR="001E00E5" w:rsidRDefault="00000000">
            <w:pPr>
              <w:pStyle w:val="afffff2"/>
              <w:rPr>
                <w:rFonts w:cs="Times New Roman"/>
              </w:rPr>
            </w:pPr>
            <w:r>
              <w:rPr>
                <w:rFonts w:cs="Times New Roman" w:hint="eastAsia"/>
                <w:lang w:bidi="ar"/>
              </w:rPr>
              <w:t>使用</w:t>
            </w:r>
            <w:proofErr w:type="spellStart"/>
            <w:r>
              <w:rPr>
                <w:rFonts w:hint="eastAsia"/>
                <w:b/>
                <w:color w:val="000000" w:themeColor="text1"/>
              </w:rPr>
              <w:t>uname</w:t>
            </w:r>
            <w:proofErr w:type="spellEnd"/>
            <w:r>
              <w:rPr>
                <w:b/>
                <w:color w:val="000000" w:themeColor="text1"/>
              </w:rPr>
              <w:t xml:space="preserve"> -</w:t>
            </w:r>
            <w:r>
              <w:rPr>
                <w:rFonts w:hint="eastAsia"/>
                <w:b/>
                <w:color w:val="000000" w:themeColor="text1"/>
              </w:rPr>
              <w:t>a</w:t>
            </w:r>
            <w:r>
              <w:rPr>
                <w:rFonts w:hint="eastAsia"/>
                <w:color w:val="000000" w:themeColor="text1"/>
              </w:rPr>
              <w:t>命令检查</w:t>
            </w:r>
            <w:r>
              <w:rPr>
                <w:rFonts w:hint="eastAsia"/>
              </w:rPr>
              <w:t>CentOS</w:t>
            </w:r>
            <w:r>
              <w:rPr>
                <w:rFonts w:hint="eastAsia"/>
              </w:rPr>
              <w:t>内核版本，</w:t>
            </w:r>
            <w:r>
              <w:rPr>
                <w:rFonts w:cs="Times New Roman" w:hint="eastAsia"/>
                <w:lang w:bidi="ar"/>
              </w:rPr>
              <w:t>支持</w:t>
            </w:r>
            <w:r>
              <w:rPr>
                <w:rFonts w:cs="Times New Roman" w:hint="eastAsia"/>
                <w:lang w:bidi="ar"/>
              </w:rPr>
              <w:t>V2</w:t>
            </w:r>
            <w:r>
              <w:rPr>
                <w:rFonts w:cs="Times New Roman"/>
                <w:lang w:bidi="ar"/>
              </w:rPr>
              <w:t>.6.18</w:t>
            </w:r>
            <w:r>
              <w:rPr>
                <w:rFonts w:cs="Times New Roman" w:hint="eastAsia"/>
                <w:lang w:bidi="ar"/>
              </w:rPr>
              <w:t>及以上版本内核。详细内核版本支持信息</w:t>
            </w:r>
            <w:r>
              <w:rPr>
                <w:rFonts w:cs="Times New Roman"/>
                <w:lang w:bidi="ar"/>
              </w:rPr>
              <w:t>可</w:t>
            </w:r>
            <w:r>
              <w:rPr>
                <w:rFonts w:cs="Times New Roman" w:hint="eastAsia"/>
                <w:lang w:bidi="ar"/>
              </w:rPr>
              <w:t>联系</w:t>
            </w:r>
            <w:r>
              <w:rPr>
                <w:rFonts w:cs="Times New Roman"/>
                <w:lang w:bidi="ar"/>
              </w:rPr>
              <w:t>安恒信息工程师获取。</w:t>
            </w:r>
          </w:p>
        </w:tc>
      </w:tr>
    </w:tbl>
    <w:p w14:paraId="6659C495" w14:textId="77777777" w:rsidR="001E00E5" w:rsidRDefault="00000000">
      <w:pPr>
        <w:pStyle w:val="2"/>
        <w:spacing w:before="158" w:after="158"/>
      </w:pPr>
      <w:bookmarkStart w:id="333" w:name="_Toc120091676"/>
      <w:bookmarkStart w:id="334" w:name="_Toc181005606"/>
      <w:r>
        <w:rPr>
          <w:rFonts w:hint="eastAsia"/>
        </w:rPr>
        <w:t>资源占用</w:t>
      </w:r>
      <w:bookmarkEnd w:id="330"/>
      <w:bookmarkEnd w:id="331"/>
      <w:bookmarkEnd w:id="332"/>
      <w:bookmarkEnd w:id="333"/>
      <w:bookmarkEnd w:id="334"/>
    </w:p>
    <w:p w14:paraId="1CD78363" w14:textId="77777777" w:rsidR="001E00E5" w:rsidRDefault="00000000">
      <w:pPr>
        <w:spacing w:before="158" w:after="158"/>
        <w:rPr>
          <w:szCs w:val="21"/>
        </w:rPr>
      </w:pPr>
      <w:r>
        <w:rPr>
          <w:rFonts w:hint="eastAsia"/>
          <w:szCs w:val="21"/>
        </w:rPr>
        <w:t>正常情况下</w:t>
      </w:r>
      <w:r>
        <w:rPr>
          <w:rFonts w:hint="eastAsia"/>
          <w:szCs w:val="21"/>
        </w:rPr>
        <w:t>EDR</w:t>
      </w:r>
      <w:r>
        <w:rPr>
          <w:rFonts w:hint="eastAsia"/>
          <w:szCs w:val="21"/>
        </w:rPr>
        <w:t>客户端软件的资源占用情况如下表所示。</w:t>
      </w:r>
    </w:p>
    <w:tbl>
      <w:tblPr>
        <w:tblStyle w:val="Table111"/>
        <w:tblW w:w="0" w:type="auto"/>
        <w:tblLook w:val="04A0" w:firstRow="1" w:lastRow="0" w:firstColumn="1" w:lastColumn="0" w:noHBand="0" w:noVBand="1"/>
      </w:tblPr>
      <w:tblGrid>
        <w:gridCol w:w="2119"/>
        <w:gridCol w:w="7503"/>
      </w:tblGrid>
      <w:tr w:rsidR="001E00E5" w14:paraId="49479FE1" w14:textId="77777777" w:rsidTr="001E00E5">
        <w:trPr>
          <w:cnfStyle w:val="100000000000" w:firstRow="1" w:lastRow="0" w:firstColumn="0" w:lastColumn="0" w:oddVBand="0" w:evenVBand="0" w:oddHBand="0" w:evenHBand="0" w:firstRowFirstColumn="0" w:firstRowLastColumn="0" w:lastRowFirstColumn="0" w:lastRowLastColumn="0"/>
          <w:tblHeader/>
        </w:trPr>
        <w:tc>
          <w:tcPr>
            <w:tcW w:w="2119" w:type="dxa"/>
          </w:tcPr>
          <w:p w14:paraId="12D83F17" w14:textId="77777777" w:rsidR="001E00E5" w:rsidRDefault="00000000">
            <w:pPr>
              <w:pStyle w:val="afffff3"/>
              <w:rPr>
                <w:b/>
                <w:bCs/>
                <w:kern w:val="0"/>
                <w:szCs w:val="21"/>
              </w:rPr>
            </w:pPr>
            <w:r>
              <w:rPr>
                <w:rFonts w:hint="eastAsia"/>
                <w:b/>
                <w:bCs/>
                <w:kern w:val="0"/>
                <w:szCs w:val="21"/>
              </w:rPr>
              <w:t>类型</w:t>
            </w:r>
          </w:p>
        </w:tc>
        <w:tc>
          <w:tcPr>
            <w:tcW w:w="7503" w:type="dxa"/>
          </w:tcPr>
          <w:p w14:paraId="0CF90BD5" w14:textId="77777777" w:rsidR="001E00E5" w:rsidRDefault="00000000">
            <w:pPr>
              <w:pStyle w:val="afffff3"/>
              <w:rPr>
                <w:b/>
                <w:bCs/>
                <w:kern w:val="0"/>
                <w:szCs w:val="21"/>
              </w:rPr>
            </w:pPr>
            <w:r>
              <w:rPr>
                <w:rFonts w:hint="eastAsia"/>
                <w:b/>
                <w:bCs/>
                <w:kern w:val="0"/>
                <w:szCs w:val="21"/>
              </w:rPr>
              <w:t>资源占用量</w:t>
            </w:r>
          </w:p>
        </w:tc>
      </w:tr>
      <w:tr w:rsidR="001E00E5" w14:paraId="7073DE59" w14:textId="77777777" w:rsidTr="001E00E5">
        <w:tc>
          <w:tcPr>
            <w:tcW w:w="2119" w:type="dxa"/>
          </w:tcPr>
          <w:p w14:paraId="5BCD48BD" w14:textId="77777777" w:rsidR="001E00E5" w:rsidRDefault="00000000">
            <w:pPr>
              <w:pStyle w:val="afffff3"/>
              <w:rPr>
                <w:kern w:val="0"/>
                <w:szCs w:val="21"/>
              </w:rPr>
            </w:pPr>
            <w:r>
              <w:rPr>
                <w:rFonts w:hint="eastAsia"/>
                <w:kern w:val="0"/>
                <w:szCs w:val="21"/>
              </w:rPr>
              <w:t>配置</w:t>
            </w:r>
          </w:p>
        </w:tc>
        <w:tc>
          <w:tcPr>
            <w:tcW w:w="7503" w:type="dxa"/>
          </w:tcPr>
          <w:p w14:paraId="6D6C57DE" w14:textId="77777777" w:rsidR="001E00E5" w:rsidRDefault="00000000">
            <w:pPr>
              <w:pStyle w:val="afffff3"/>
              <w:rPr>
                <w:kern w:val="0"/>
                <w:szCs w:val="21"/>
              </w:rPr>
            </w:pPr>
            <w:r>
              <w:rPr>
                <w:kern w:val="0"/>
                <w:szCs w:val="21"/>
              </w:rPr>
              <w:t>Win</w:t>
            </w:r>
            <w:r>
              <w:rPr>
                <w:rFonts w:hint="eastAsia"/>
                <w:kern w:val="0"/>
                <w:szCs w:val="21"/>
              </w:rPr>
              <w:t>dows</w:t>
            </w:r>
            <w:r>
              <w:rPr>
                <w:kern w:val="0"/>
                <w:szCs w:val="21"/>
              </w:rPr>
              <w:t>7_x64+2core+2GB</w:t>
            </w:r>
            <w:r>
              <w:rPr>
                <w:rFonts w:hint="eastAsia"/>
                <w:kern w:val="0"/>
                <w:szCs w:val="21"/>
              </w:rPr>
              <w:t>内存</w:t>
            </w:r>
          </w:p>
        </w:tc>
      </w:tr>
      <w:tr w:rsidR="001E00E5" w14:paraId="7453F090" w14:textId="77777777" w:rsidTr="001E00E5">
        <w:tc>
          <w:tcPr>
            <w:tcW w:w="2119" w:type="dxa"/>
          </w:tcPr>
          <w:p w14:paraId="28260288" w14:textId="77777777" w:rsidR="001E00E5" w:rsidRDefault="00000000">
            <w:pPr>
              <w:pStyle w:val="afffff3"/>
              <w:rPr>
                <w:kern w:val="0"/>
                <w:szCs w:val="21"/>
              </w:rPr>
            </w:pPr>
            <w:r>
              <w:rPr>
                <w:rFonts w:hint="eastAsia"/>
                <w:kern w:val="0"/>
                <w:szCs w:val="21"/>
              </w:rPr>
              <w:t>进程</w:t>
            </w:r>
          </w:p>
        </w:tc>
        <w:tc>
          <w:tcPr>
            <w:tcW w:w="7503" w:type="dxa"/>
          </w:tcPr>
          <w:p w14:paraId="553BDB2B" w14:textId="77777777" w:rsidR="001E00E5" w:rsidRDefault="00000000">
            <w:pPr>
              <w:pStyle w:val="afffff3"/>
              <w:rPr>
                <w:kern w:val="0"/>
                <w:szCs w:val="21"/>
              </w:rPr>
            </w:pPr>
            <w:r>
              <w:rPr>
                <w:kern w:val="0"/>
                <w:szCs w:val="21"/>
              </w:rPr>
              <w:t>Agentservice.exe</w:t>
            </w:r>
          </w:p>
        </w:tc>
      </w:tr>
      <w:tr w:rsidR="001E00E5" w14:paraId="02B1FB98" w14:textId="77777777" w:rsidTr="001E00E5">
        <w:tc>
          <w:tcPr>
            <w:tcW w:w="2119" w:type="dxa"/>
          </w:tcPr>
          <w:p w14:paraId="5340AC63" w14:textId="77777777" w:rsidR="001E00E5" w:rsidRDefault="00000000">
            <w:pPr>
              <w:pStyle w:val="afffff3"/>
              <w:rPr>
                <w:kern w:val="0"/>
                <w:szCs w:val="21"/>
              </w:rPr>
            </w:pPr>
            <w:r>
              <w:rPr>
                <w:rFonts w:hint="eastAsia"/>
                <w:kern w:val="0"/>
                <w:szCs w:val="21"/>
              </w:rPr>
              <w:t>CPU</w:t>
            </w:r>
            <w:r>
              <w:rPr>
                <w:rFonts w:hint="eastAsia"/>
                <w:kern w:val="0"/>
                <w:szCs w:val="21"/>
              </w:rPr>
              <w:t>（平均值）</w:t>
            </w:r>
          </w:p>
        </w:tc>
        <w:tc>
          <w:tcPr>
            <w:tcW w:w="7503" w:type="dxa"/>
          </w:tcPr>
          <w:p w14:paraId="73223757" w14:textId="77777777" w:rsidR="001E00E5" w:rsidRDefault="00000000">
            <w:pPr>
              <w:pStyle w:val="afffff3"/>
              <w:rPr>
                <w:kern w:val="0"/>
                <w:szCs w:val="21"/>
              </w:rPr>
            </w:pPr>
            <w:r>
              <w:rPr>
                <w:kern w:val="0"/>
                <w:szCs w:val="21"/>
              </w:rPr>
              <w:t xml:space="preserve">1% </w:t>
            </w:r>
            <w:r>
              <w:rPr>
                <w:rFonts w:hint="eastAsia"/>
                <w:kern w:val="0"/>
                <w:szCs w:val="21"/>
              </w:rPr>
              <w:t xml:space="preserve">~ </w:t>
            </w:r>
            <w:r>
              <w:rPr>
                <w:kern w:val="0"/>
                <w:szCs w:val="21"/>
              </w:rPr>
              <w:t>5%</w:t>
            </w:r>
          </w:p>
        </w:tc>
      </w:tr>
      <w:tr w:rsidR="001E00E5" w14:paraId="0C5B99B4" w14:textId="77777777" w:rsidTr="001E00E5">
        <w:tc>
          <w:tcPr>
            <w:tcW w:w="2119" w:type="dxa"/>
          </w:tcPr>
          <w:p w14:paraId="010DBAC8" w14:textId="77777777" w:rsidR="001E00E5" w:rsidRDefault="00000000">
            <w:pPr>
              <w:pStyle w:val="afffff3"/>
              <w:rPr>
                <w:kern w:val="0"/>
                <w:szCs w:val="21"/>
              </w:rPr>
            </w:pPr>
            <w:r>
              <w:rPr>
                <w:rFonts w:hint="eastAsia"/>
                <w:kern w:val="0"/>
                <w:szCs w:val="21"/>
              </w:rPr>
              <w:t>内存（</w:t>
            </w:r>
            <w:r>
              <w:rPr>
                <w:rFonts w:hint="eastAsia"/>
                <w:kern w:val="0"/>
                <w:szCs w:val="21"/>
              </w:rPr>
              <w:t>MB</w:t>
            </w:r>
            <w:r>
              <w:rPr>
                <w:rFonts w:hint="eastAsia"/>
                <w:kern w:val="0"/>
                <w:szCs w:val="21"/>
              </w:rPr>
              <w:t>）</w:t>
            </w:r>
          </w:p>
        </w:tc>
        <w:tc>
          <w:tcPr>
            <w:tcW w:w="7503" w:type="dxa"/>
          </w:tcPr>
          <w:p w14:paraId="06C345DB" w14:textId="77777777" w:rsidR="001E00E5" w:rsidRDefault="00000000">
            <w:pPr>
              <w:pStyle w:val="afffff3"/>
              <w:rPr>
                <w:kern w:val="0"/>
                <w:szCs w:val="21"/>
              </w:rPr>
            </w:pPr>
            <w:r>
              <w:rPr>
                <w:kern w:val="0"/>
                <w:szCs w:val="21"/>
              </w:rPr>
              <w:t>50MB</w:t>
            </w:r>
            <w:r>
              <w:rPr>
                <w:rFonts w:cs="PingFang SC" w:hint="eastAsia"/>
                <w:kern w:val="0"/>
                <w:szCs w:val="21"/>
              </w:rPr>
              <w:t>左右</w:t>
            </w:r>
          </w:p>
        </w:tc>
      </w:tr>
    </w:tbl>
    <w:p w14:paraId="3124491E" w14:textId="77777777" w:rsidR="001E00E5" w:rsidRDefault="00000000">
      <w:pPr>
        <w:widowControl/>
        <w:spacing w:before="158" w:after="158"/>
        <w:jc w:val="left"/>
      </w:pPr>
      <w:r>
        <w:br w:type="page"/>
      </w:r>
    </w:p>
    <w:p w14:paraId="5815CECF" w14:textId="77777777" w:rsidR="001E00E5" w:rsidRDefault="00000000">
      <w:pPr>
        <w:pStyle w:val="1dbapp"/>
        <w:spacing w:before="158" w:after="158"/>
      </w:pPr>
      <w:bookmarkStart w:id="335" w:name="_Toc59204658"/>
      <w:bookmarkStart w:id="336" w:name="_Toc69834402"/>
      <w:bookmarkStart w:id="337" w:name="_Toc120091677"/>
      <w:bookmarkStart w:id="338" w:name="_Toc1881314223"/>
      <w:bookmarkStart w:id="339" w:name="_Toc181005607"/>
      <w:r>
        <w:rPr>
          <w:rFonts w:hint="eastAsia"/>
        </w:rPr>
        <w:lastRenderedPageBreak/>
        <w:t>联动方案</w:t>
      </w:r>
      <w:bookmarkEnd w:id="335"/>
      <w:bookmarkEnd w:id="336"/>
      <w:bookmarkEnd w:id="337"/>
      <w:bookmarkEnd w:id="338"/>
      <w:bookmarkEnd w:id="339"/>
    </w:p>
    <w:p w14:paraId="57ABAF1E" w14:textId="77777777" w:rsidR="001E00E5" w:rsidRDefault="00000000">
      <w:pPr>
        <w:spacing w:before="158" w:after="158"/>
      </w:pPr>
      <w:r>
        <w:rPr>
          <w:rFonts w:hint="eastAsia"/>
        </w:rPr>
        <w:t>EDR</w:t>
      </w:r>
      <w:r>
        <w:rPr>
          <w:rFonts w:hint="eastAsia"/>
        </w:rPr>
        <w:t>可以与安恒信息的多个安全产品进行联动，提高用户网络的安全防御能力。</w:t>
      </w:r>
    </w:p>
    <w:p w14:paraId="7069FC85" w14:textId="77777777" w:rsidR="001E00E5" w:rsidRDefault="00000000">
      <w:pPr>
        <w:pStyle w:val="2"/>
        <w:spacing w:before="158" w:after="158"/>
      </w:pPr>
      <w:bookmarkStart w:id="340" w:name="_Toc1846411180"/>
      <w:bookmarkStart w:id="341" w:name="_Toc59204659"/>
      <w:bookmarkStart w:id="342" w:name="_Toc69834403"/>
      <w:bookmarkStart w:id="343" w:name="_Toc120091678"/>
      <w:bookmarkStart w:id="344" w:name="_Toc181005608"/>
      <w:proofErr w:type="spellStart"/>
      <w:r>
        <w:rPr>
          <w:rFonts w:hint="eastAsia"/>
        </w:rPr>
        <w:t>Ai</w:t>
      </w:r>
      <w:r>
        <w:t>LPHA</w:t>
      </w:r>
      <w:bookmarkEnd w:id="340"/>
      <w:bookmarkEnd w:id="341"/>
      <w:bookmarkEnd w:id="342"/>
      <w:proofErr w:type="spellEnd"/>
      <w:r>
        <w:rPr>
          <w:rFonts w:hint="eastAsia"/>
        </w:rPr>
        <w:t>安全分析与管理平台</w:t>
      </w:r>
      <w:bookmarkEnd w:id="343"/>
      <w:bookmarkEnd w:id="344"/>
    </w:p>
    <w:p w14:paraId="2D09665D" w14:textId="77777777" w:rsidR="001E00E5" w:rsidRDefault="00000000">
      <w:pPr>
        <w:spacing w:before="158" w:after="158"/>
      </w:pPr>
      <w:r>
        <w:rPr>
          <w:rFonts w:hint="eastAsia"/>
        </w:rPr>
        <w:t>通过</w:t>
      </w:r>
      <w:r>
        <w:rPr>
          <w:rFonts w:cs="Times New Roman"/>
        </w:rPr>
        <w:t>EDR</w:t>
      </w:r>
      <w:r>
        <w:rPr>
          <w:rFonts w:hint="eastAsia"/>
        </w:rPr>
        <w:t>的终端信息采集能力和终端防护能力，将</w:t>
      </w:r>
      <w:r>
        <w:rPr>
          <w:rFonts w:cs="Times New Roman"/>
        </w:rPr>
        <w:t>30</w:t>
      </w:r>
      <w:r>
        <w:rPr>
          <w:rFonts w:hint="eastAsia"/>
        </w:rPr>
        <w:t>多个维度的模型数据提供至</w:t>
      </w:r>
      <w:proofErr w:type="spellStart"/>
      <w:r>
        <w:rPr>
          <w:rFonts w:cs="Times New Roman"/>
        </w:rPr>
        <w:t>AiLPHA</w:t>
      </w:r>
      <w:proofErr w:type="spellEnd"/>
      <w:r>
        <w:rPr>
          <w:rFonts w:hint="eastAsia"/>
        </w:rPr>
        <w:t>安全分析与管理平台进行高级威胁分析。且最终由</w:t>
      </w:r>
      <w:r>
        <w:rPr>
          <w:rFonts w:cs="Times New Roman"/>
        </w:rPr>
        <w:t>EDR</w:t>
      </w:r>
      <w:r>
        <w:rPr>
          <w:rFonts w:hint="eastAsia"/>
        </w:rPr>
        <w:t>进行处置，形成高级威胁分析及处置解决方案。</w:t>
      </w:r>
    </w:p>
    <w:p w14:paraId="5CA8D4ED" w14:textId="77777777" w:rsidR="001E00E5" w:rsidRDefault="00000000">
      <w:pPr>
        <w:pStyle w:val="2"/>
        <w:spacing w:before="158" w:after="158"/>
      </w:pPr>
      <w:bookmarkStart w:id="345" w:name="_Toc1494003110"/>
      <w:bookmarkStart w:id="346" w:name="_Toc59204660"/>
      <w:bookmarkStart w:id="347" w:name="_Toc69834404"/>
      <w:bookmarkStart w:id="348" w:name="_Toc120091679"/>
      <w:bookmarkStart w:id="349" w:name="_Toc69834405"/>
      <w:bookmarkStart w:id="350" w:name="_Toc1331469046"/>
      <w:bookmarkStart w:id="351" w:name="_Toc181005609"/>
      <w:r>
        <w:rPr>
          <w:rFonts w:hint="eastAsia"/>
        </w:rPr>
        <w:t>明御</w:t>
      </w:r>
      <w:r>
        <w:rPr>
          <w:rFonts w:eastAsia="宋体"/>
          <w:vertAlign w:val="superscript"/>
        </w:rPr>
        <w:t>®</w:t>
      </w:r>
      <w:r>
        <w:rPr>
          <w:rFonts w:eastAsia="宋体"/>
        </w:rPr>
        <w:t>APT</w:t>
      </w:r>
      <w:r>
        <w:rPr>
          <w:rFonts w:ascii="方正兰亭黑简体" w:hAnsi="方正兰亭黑简体" w:hint="eastAsia"/>
        </w:rPr>
        <w:t>攻击预警平台</w:t>
      </w:r>
      <w:bookmarkEnd w:id="345"/>
      <w:bookmarkEnd w:id="346"/>
      <w:bookmarkEnd w:id="347"/>
      <w:bookmarkEnd w:id="348"/>
      <w:bookmarkEnd w:id="351"/>
    </w:p>
    <w:p w14:paraId="53FD6B74" w14:textId="77777777" w:rsidR="001E00E5" w:rsidRDefault="00000000">
      <w:pPr>
        <w:spacing w:before="158" w:after="158"/>
      </w:pPr>
      <w:r>
        <w:rPr>
          <w:rFonts w:hint="eastAsia"/>
        </w:rPr>
        <w:t>在常见黑客入侵技术的基础上，推出边界到端的“检测</w:t>
      </w:r>
      <w:r>
        <w:rPr>
          <w:rFonts w:cs="Helvetica Neue"/>
        </w:rPr>
        <w:t>+</w:t>
      </w:r>
      <w:r>
        <w:rPr>
          <w:rFonts w:hint="eastAsia"/>
        </w:rPr>
        <w:t>防御”体系，通过明御</w:t>
      </w:r>
      <w:r>
        <w:rPr>
          <w:vertAlign w:val="superscript"/>
        </w:rPr>
        <w:t>®</w:t>
      </w:r>
      <w:r>
        <w:rPr>
          <w:rFonts w:cs="Times New Roman"/>
        </w:rPr>
        <w:t>APT</w:t>
      </w:r>
      <w:r>
        <w:rPr>
          <w:rFonts w:hint="eastAsia"/>
        </w:rPr>
        <w:t>攻击预警平台对边界的已知和未知威胁检测及定位，</w:t>
      </w:r>
      <w:r>
        <w:rPr>
          <w:rFonts w:cs="Times New Roman"/>
        </w:rPr>
        <w:t>EDR</w:t>
      </w:r>
      <w:r>
        <w:rPr>
          <w:rFonts w:hint="eastAsia"/>
        </w:rPr>
        <w:t>对终端受攻击主机有效防御，形成联合防御方案。</w:t>
      </w:r>
    </w:p>
    <w:p w14:paraId="3C10156F" w14:textId="77777777" w:rsidR="001E00E5" w:rsidRDefault="00000000">
      <w:pPr>
        <w:pStyle w:val="2"/>
        <w:spacing w:before="158" w:after="158"/>
      </w:pPr>
      <w:bookmarkStart w:id="352" w:name="_Toc120091680"/>
      <w:bookmarkStart w:id="353" w:name="_Toc181005610"/>
      <w:r>
        <w:rPr>
          <w:rFonts w:hint="eastAsia"/>
        </w:rPr>
        <w:t>明御</w:t>
      </w:r>
      <w:r>
        <w:rPr>
          <w:rFonts w:cs="Cambria" w:hint="eastAsia"/>
          <w:vertAlign w:val="superscript"/>
        </w:rPr>
        <w:t>®</w:t>
      </w:r>
      <w:r>
        <w:rPr>
          <w:rFonts w:hint="eastAsia"/>
        </w:rPr>
        <w:t>安全网关</w:t>
      </w:r>
      <w:bookmarkEnd w:id="349"/>
      <w:bookmarkEnd w:id="350"/>
      <w:bookmarkEnd w:id="352"/>
      <w:bookmarkEnd w:id="353"/>
    </w:p>
    <w:p w14:paraId="50132A6D" w14:textId="77777777" w:rsidR="001E00E5" w:rsidRDefault="00000000">
      <w:pPr>
        <w:spacing w:before="158" w:after="158"/>
      </w:pPr>
      <w:r>
        <w:rPr>
          <w:rFonts w:hint="eastAsia"/>
        </w:rPr>
        <w:t>通过集合安恒信息的云端防护能力、明御</w:t>
      </w:r>
      <w:r>
        <w:rPr>
          <w:rFonts w:cs="Cambria" w:hint="eastAsia"/>
          <w:vertAlign w:val="superscript"/>
        </w:rPr>
        <w:t>®</w:t>
      </w:r>
      <w:r>
        <w:rPr>
          <w:rFonts w:hint="eastAsia"/>
        </w:rPr>
        <w:t>安全网关（</w:t>
      </w:r>
      <w:r>
        <w:rPr>
          <w:rFonts w:hint="eastAsia"/>
        </w:rPr>
        <w:t>D</w:t>
      </w:r>
      <w:r>
        <w:t>AS-G</w:t>
      </w:r>
      <w:r>
        <w:rPr>
          <w:rFonts w:hint="eastAsia"/>
        </w:rPr>
        <w:t>ateway</w:t>
      </w:r>
      <w:r>
        <w:rPr>
          <w:rFonts w:hint="eastAsia"/>
        </w:rPr>
        <w:t>）的管道防护能力以及</w:t>
      </w:r>
      <w:r>
        <w:rPr>
          <w:rFonts w:hint="eastAsia"/>
        </w:rPr>
        <w:t>EDR</w:t>
      </w:r>
      <w:r>
        <w:rPr>
          <w:rFonts w:hint="eastAsia"/>
        </w:rPr>
        <w:t>的终端防护能力，打造“云管端”的立体化安全解决方案。</w:t>
      </w:r>
    </w:p>
    <w:p w14:paraId="0A4F6F0B" w14:textId="77777777" w:rsidR="001E00E5" w:rsidRDefault="00000000">
      <w:pPr>
        <w:pStyle w:val="2"/>
        <w:spacing w:before="158" w:after="158"/>
      </w:pPr>
      <w:bookmarkStart w:id="354" w:name="_Toc120091681"/>
      <w:bookmarkStart w:id="355" w:name="_Toc181005611"/>
      <w:r>
        <w:rPr>
          <w:rFonts w:hint="eastAsia"/>
        </w:rPr>
        <w:t>TAM</w:t>
      </w:r>
      <w:r>
        <w:rPr>
          <w:rFonts w:hint="eastAsia"/>
        </w:rPr>
        <w:t>零信任身份服务中心</w:t>
      </w:r>
      <w:bookmarkEnd w:id="354"/>
      <w:bookmarkEnd w:id="355"/>
    </w:p>
    <w:p w14:paraId="2463AB80" w14:textId="77777777" w:rsidR="001E00E5" w:rsidRDefault="00000000">
      <w:pPr>
        <w:spacing w:before="158" w:after="158"/>
      </w:pPr>
      <w:r>
        <w:rPr>
          <w:rFonts w:hint="eastAsia"/>
        </w:rPr>
        <w:t>EDR</w:t>
      </w:r>
      <w:r>
        <w:rPr>
          <w:rFonts w:hint="eastAsia"/>
        </w:rPr>
        <w:t>通过动态感知终端风险、获取终端评分，向</w:t>
      </w:r>
      <w:r>
        <w:rPr>
          <w:rFonts w:hint="eastAsia"/>
        </w:rPr>
        <w:t>TAM</w:t>
      </w:r>
      <w:r>
        <w:rPr>
          <w:rFonts w:hint="eastAsia"/>
        </w:rPr>
        <w:t>零信任身份服务中心（</w:t>
      </w:r>
      <w:proofErr w:type="spellStart"/>
      <w:r>
        <w:rPr>
          <w:rFonts w:hint="eastAsia"/>
        </w:rPr>
        <w:t>AiTrust</w:t>
      </w:r>
      <w:proofErr w:type="spellEnd"/>
      <w:r>
        <w:rPr>
          <w:rFonts w:hint="eastAsia"/>
        </w:rPr>
        <w:t>）提供多维度环境感知数据，构建零信任环境感知体系。</w:t>
      </w:r>
    </w:p>
    <w:p w14:paraId="1EB71150" w14:textId="77777777" w:rsidR="001E00E5" w:rsidRDefault="00000000">
      <w:pPr>
        <w:pStyle w:val="2"/>
        <w:spacing w:before="158" w:after="158"/>
      </w:pPr>
      <w:bookmarkStart w:id="356" w:name="_Toc120091682"/>
      <w:bookmarkStart w:id="357" w:name="_Toc181005612"/>
      <w:r>
        <w:rPr>
          <w:rFonts w:hint="eastAsia"/>
        </w:rPr>
        <w:t>明鉴</w:t>
      </w:r>
      <w:r>
        <w:rPr>
          <w:rFonts w:hint="eastAsia"/>
          <w:vertAlign w:val="superscript"/>
        </w:rPr>
        <w:t>®</w:t>
      </w:r>
      <w:r>
        <w:rPr>
          <w:rFonts w:hint="eastAsia"/>
        </w:rPr>
        <w:t>迷网系统</w:t>
      </w:r>
      <w:bookmarkEnd w:id="356"/>
      <w:bookmarkEnd w:id="357"/>
    </w:p>
    <w:p w14:paraId="701FEC4C" w14:textId="77777777" w:rsidR="001E00E5" w:rsidRDefault="00000000">
      <w:pPr>
        <w:spacing w:before="158" w:after="158"/>
      </w:pPr>
      <w:r>
        <w:rPr>
          <w:rFonts w:hint="eastAsia"/>
        </w:rPr>
        <w:t>支持与明鉴</w:t>
      </w:r>
      <w:r>
        <w:rPr>
          <w:rFonts w:cs="Cambria" w:hint="eastAsia"/>
          <w:vertAlign w:val="superscript"/>
        </w:rPr>
        <w:t>®</w:t>
      </w:r>
      <w:r>
        <w:rPr>
          <w:rFonts w:hint="eastAsia"/>
        </w:rPr>
        <w:t>迷网系统联动，从而实现自动流量代理、自动蜜饵布防、主机层面的攻击</w:t>
      </w:r>
      <w:r>
        <w:rPr>
          <w:rFonts w:hint="eastAsia"/>
        </w:rPr>
        <w:t>IP</w:t>
      </w:r>
      <w:r>
        <w:rPr>
          <w:rFonts w:hint="eastAsia"/>
        </w:rPr>
        <w:t>拦截等能力。</w:t>
      </w:r>
    </w:p>
    <w:p w14:paraId="13B90F55" w14:textId="77777777" w:rsidR="001E00E5" w:rsidRDefault="00000000">
      <w:pPr>
        <w:pStyle w:val="2"/>
        <w:spacing w:before="158" w:after="158"/>
      </w:pPr>
      <w:bookmarkStart w:id="358" w:name="_Toc120091683"/>
      <w:bookmarkStart w:id="359" w:name="_Toc181005613"/>
      <w:r>
        <w:rPr>
          <w:rFonts w:hint="eastAsia"/>
        </w:rPr>
        <w:t>明御</w:t>
      </w:r>
      <w:r>
        <w:rPr>
          <w:rFonts w:cs="Cambria" w:hint="eastAsia"/>
          <w:vertAlign w:val="superscript"/>
        </w:rPr>
        <w:t>®</w:t>
      </w:r>
      <w:r>
        <w:rPr>
          <w:rFonts w:hint="eastAsia"/>
        </w:rPr>
        <w:t>运维审计与风险控制系统</w:t>
      </w:r>
      <w:bookmarkEnd w:id="358"/>
      <w:bookmarkEnd w:id="359"/>
    </w:p>
    <w:p w14:paraId="3D8DDCC3" w14:textId="77777777" w:rsidR="001E00E5" w:rsidRDefault="00000000">
      <w:pPr>
        <w:pStyle w:val="afffff2"/>
        <w:numPr>
          <w:ilvl w:val="0"/>
          <w:numId w:val="0"/>
        </w:numPr>
        <w:rPr>
          <w:rFonts w:cs="Times New Roman"/>
          <w:szCs w:val="24"/>
        </w:rPr>
      </w:pPr>
      <w:r>
        <w:rPr>
          <w:rFonts w:hint="eastAsia"/>
        </w:rPr>
        <w:lastRenderedPageBreak/>
        <w:t>支持与明御</w:t>
      </w:r>
      <w:r>
        <w:rPr>
          <w:rFonts w:hint="eastAsia"/>
          <w:vertAlign w:val="superscript"/>
        </w:rPr>
        <w:t>®</w:t>
      </w:r>
      <w:r>
        <w:rPr>
          <w:rFonts w:hint="eastAsia"/>
        </w:rPr>
        <w:t>运维审计与风险控制系统（</w:t>
      </w:r>
      <w:r>
        <w:rPr>
          <w:rFonts w:hint="eastAsia"/>
        </w:rPr>
        <w:t>DAS-USM</w:t>
      </w:r>
      <w:r>
        <w:rPr>
          <w:rFonts w:hint="eastAsia"/>
        </w:rPr>
        <w:t>）联动，双向同步资产信息，进行资产健康监测，全方位保障资产安全；优化端点部署方式，提升运维实施效率。</w:t>
      </w:r>
    </w:p>
    <w:sectPr w:rsidR="001E00E5">
      <w:footerReference w:type="default" r:id="rId22"/>
      <w:pgSz w:w="11906" w:h="16838"/>
      <w:pgMar w:top="1418" w:right="1134" w:bottom="1418" w:left="1134" w:header="851" w:footer="567" w:gutter="0"/>
      <w:pgNumType w:start="1"/>
      <w:cols w:space="425"/>
      <w:docGrid w:type="lines" w:linePitch="3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B7125" w14:textId="77777777" w:rsidR="00D92832" w:rsidRDefault="00D92832">
      <w:pPr>
        <w:spacing w:before="120" w:after="120" w:line="240" w:lineRule="auto"/>
      </w:pPr>
      <w:r>
        <w:separator/>
      </w:r>
    </w:p>
  </w:endnote>
  <w:endnote w:type="continuationSeparator" w:id="0">
    <w:p w14:paraId="0945ED02" w14:textId="77777777" w:rsidR="00D92832" w:rsidRDefault="00D92832">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____ Pr6N B">
    <w:altName w:val="Times New Roman"/>
    <w:panose1 w:val="020B0604020202020204"/>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方正兰亭黑简体">
    <w:altName w:val="Microsoft YaHei"/>
    <w:panose1 w:val="020B0604020202020204"/>
    <w:charset w:val="86"/>
    <w:family w:val="auto"/>
    <w:pitch w:val="variable"/>
    <w:sig w:usb0="A0002ABF" w:usb1="184F6CFA" w:usb2="00000012" w:usb3="00000000" w:csb0="0004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6000F" w:csb1="00000000"/>
  </w:font>
  <w:font w:name="Calibri">
    <w:panose1 w:val="020F0502020204030204"/>
    <w:charset w:val="00"/>
    <w:family w:val="swiss"/>
    <w:pitch w:val="variable"/>
    <w:sig w:usb0="E0002AFF" w:usb1="C000247B" w:usb2="00000009" w:usb3="00000000" w:csb0="000001FF" w:csb1="00000000"/>
  </w:font>
  <w:font w:name="方正兰亭粗黑简体">
    <w:altName w:val="Microsoft YaHei"/>
    <w:panose1 w:val="020B0604020202020204"/>
    <w:charset w:val="86"/>
    <w:family w:val="auto"/>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楷体_GB2312">
    <w:altName w:val="Microsoft YaHei"/>
    <w:panose1 w:val="020B0604020202020204"/>
    <w:charset w:val="86"/>
    <w:family w:val="modern"/>
    <w:pitch w:val="default"/>
    <w:sig w:usb0="00000000" w:usb1="00000000" w:usb2="00000010" w:usb3="00000000" w:csb0="00040000" w:csb1="00000000"/>
  </w:font>
  <w:font w:name="Microsoft YaHei">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FZLanTingHeiS-R-GB">
    <w:altName w:val="Microsoft YaHei"/>
    <w:panose1 w:val="020B0604020202020204"/>
    <w:charset w:val="86"/>
    <w:family w:val="auto"/>
    <w:pitch w:val="default"/>
    <w:sig w:usb0="00000000" w:usb1="00000000" w:usb2="00000012" w:usb3="00000000" w:csb0="00040001" w:csb1="00000000"/>
  </w:font>
  <w:font w:name="STKaiti">
    <w:altName w:val="华文楷体"/>
    <w:panose1 w:val="02010600040101010101"/>
    <w:charset w:val="86"/>
    <w:family w:val="auto"/>
    <w:pitch w:val="variable"/>
    <w:sig w:usb0="80000287" w:usb1="280F3C52" w:usb2="00000016" w:usb3="00000000" w:csb0="0004001F" w:csb1="00000000"/>
  </w:font>
  <w:font w:name="Book Antiqua">
    <w:panose1 w:val="02040602050305030304"/>
    <w:charset w:val="00"/>
    <w:family w:val="roman"/>
    <w:pitch w:val="variable"/>
    <w:sig w:usb0="00000287" w:usb1="00000000" w:usb2="00000000" w:usb3="00000000" w:csb0="0000009F" w:csb1="00000000"/>
  </w:font>
  <w:font w:name="宋体u─萀">
    <w:altName w:val="宋体"/>
    <w:panose1 w:val="020B0604020202020204"/>
    <w:charset w:val="86"/>
    <w:family w:val="roman"/>
    <w:pitch w:val="default"/>
    <w:sig w:usb0="00000000" w:usb1="00000000" w:usb2="00000010" w:usb3="00000000" w:csb0="00040000" w:csb1="00000000"/>
  </w:font>
  <w:font w:name="KaiTi">
    <w:panose1 w:val="02010609060101010101"/>
    <w:charset w:val="86"/>
    <w:family w:val="modern"/>
    <w:pitch w:val="fixed"/>
    <w:sig w:usb0="800002BF" w:usb1="38CF7CFA" w:usb2="00000016" w:usb3="00000000" w:csb0="00040001" w:csb1="00000000"/>
  </w:font>
  <w:font w:name="ArialMT">
    <w:altName w:val="Times New Roman"/>
    <w:panose1 w:val="020B0604020202020204"/>
    <w:charset w:val="00"/>
    <w:family w:val="roman"/>
    <w:pitch w:val="default"/>
  </w:font>
  <w:font w:name="CenturyGothic">
    <w:altName w:val="Calibri"/>
    <w:panose1 w:val="020B0604020202020204"/>
    <w:charset w:val="00"/>
    <w:family w:val="auto"/>
    <w:pitch w:val="default"/>
    <w:sig w:usb0="00000000" w:usb1="00000000" w:usb2="00000000" w:usb3="00000000" w:csb0="0000009F" w:csb1="00000000"/>
  </w:font>
  <w:font w:name="Futura Bk">
    <w:altName w:val="Century Gothic"/>
    <w:panose1 w:val="020B0602020204020303"/>
    <w:charset w:val="B1"/>
    <w:family w:val="swiss"/>
    <w:pitch w:val="variable"/>
    <w:sig w:usb0="80000867" w:usb1="00000000" w:usb2="00000000" w:usb3="00000000" w:csb0="000001FB"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LANTINGHEI SC HEAVY">
    <w:panose1 w:val="020B0604020202020204"/>
    <w:charset w:val="86"/>
    <w:family w:val="auto"/>
    <w:pitch w:val="variable"/>
    <w:sig w:usb0="00000001" w:usb1="080E0000" w:usb2="00000010" w:usb3="00000000" w:csb0="00040000" w:csb1="00000000"/>
  </w:font>
  <w:font w:name="PingFang SC">
    <w:panose1 w:val="020B0400000000000000"/>
    <w:charset w:val="86"/>
    <w:family w:val="swiss"/>
    <w:pitch w:val="variable"/>
    <w:sig w:usb0="A00002FF" w:usb1="7ACFFDFB" w:usb2="00000017" w:usb3="00000000" w:csb0="00040001" w:csb1="00000000"/>
  </w:font>
  <w:font w:name="Helvetica Neue">
    <w:panose1 w:val="02000503000000020004"/>
    <w:charset w:val="00"/>
    <w:family w:val="auto"/>
    <w:pitch w:val="variable"/>
    <w:sig w:usb0="E50002FF" w:usb1="500079DB" w:usb2="00000010" w:usb3="00000000" w:csb0="00000001" w:csb1="00000000"/>
  </w:font>
  <w:font w:name="-apple-system">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A9991" w14:textId="77777777" w:rsidR="001E00E5" w:rsidRDefault="001E00E5">
    <w:pPr>
      <w:pStyle w:val="affa"/>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hint="eastAsia"/>
      </w:rPr>
      <w:id w:val="969169713"/>
      <w:temporary/>
      <w:showingPlcHdr/>
      <w15:appearance w15:val="hidden"/>
    </w:sdtPr>
    <w:sdtContent>
      <w:p w14:paraId="2E2CA302" w14:textId="77777777" w:rsidR="001E00E5" w:rsidRDefault="00000000">
        <w:pPr>
          <w:pStyle w:val="affa"/>
          <w:spacing w:before="120" w:after="120"/>
          <w:ind w:left="1470" w:right="1470"/>
        </w:pPr>
        <w:r>
          <w:rPr>
            <w:lang w:val="zh-CN"/>
          </w:rPr>
          <w:t>[</w:t>
        </w:r>
        <w:r>
          <w:rPr>
            <w:lang w:val="zh-CN"/>
          </w:rPr>
          <w:t>在此处键入</w:t>
        </w:r>
        <w:r>
          <w:rPr>
            <w:lang w:val="zh-CN"/>
          </w:rPr>
          <w:t>]</w:t>
        </w:r>
      </w:p>
    </w:sdtContent>
  </w:sdt>
  <w:p w14:paraId="01764930" w14:textId="77777777" w:rsidR="001E00E5" w:rsidRDefault="001E00E5">
    <w:pPr>
      <w:tabs>
        <w:tab w:val="right" w:pos="9780"/>
      </w:tabs>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070D1" w14:textId="77777777" w:rsidR="001E00E5" w:rsidRDefault="001E00E5">
    <w:pPr>
      <w:pStyle w:val="affa"/>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FB3A5" w14:textId="77777777" w:rsidR="001E00E5" w:rsidRDefault="00000000">
    <w:pPr>
      <w:spacing w:before="120" w:after="120"/>
      <w:rPr>
        <w:rFonts w:ascii="方正兰亭黑简体" w:hAnsi="方正兰亭黑简体"/>
        <w:sz w:val="15"/>
      </w:rPr>
    </w:pPr>
    <w:r>
      <w:rPr>
        <w:rFonts w:ascii="方正兰亭黑简体" w:hAnsi="方正兰亭黑简体" w:hint="eastAsia"/>
        <w:noProof/>
      </w:rPr>
      <w:drawing>
        <wp:anchor distT="0" distB="0" distL="114935" distR="114935" simplePos="0" relativeHeight="251657728" behindDoc="1" locked="0" layoutInCell="1" allowOverlap="1" wp14:anchorId="39EA1E3E" wp14:editId="6596FB00">
          <wp:simplePos x="0" y="0"/>
          <wp:positionH relativeFrom="column">
            <wp:posOffset>-705485</wp:posOffset>
          </wp:positionH>
          <wp:positionV relativeFrom="paragraph">
            <wp:posOffset>41910</wp:posOffset>
          </wp:positionV>
          <wp:extent cx="7560310" cy="200660"/>
          <wp:effectExtent l="0" t="0" r="2540" b="8890"/>
          <wp:wrapNone/>
          <wp:docPr id="224"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p w14:paraId="782BB920" w14:textId="77777777" w:rsidR="001E00E5" w:rsidRDefault="00000000">
    <w:pPr>
      <w:tabs>
        <w:tab w:val="right" w:pos="9780"/>
      </w:tabs>
      <w:spacing w:before="120" w:after="120"/>
      <w:rPr>
        <w:rFonts w:ascii="方正兰亭黑简体" w:hAnsi="方正兰亭黑简体"/>
      </w:rPr>
    </w:pPr>
    <w:r>
      <w:rPr>
        <w:rFonts w:ascii="方正兰亭黑简体" w:hAnsi="方正兰亭黑简体" w:hint="eastAsia"/>
        <w:sz w:val="15"/>
      </w:rPr>
      <w:t>明御终端安全及防病毒系统 产品白皮书（行业版）</w:t>
    </w:r>
    <w:r>
      <w:rPr>
        <w:rFonts w:ascii="方正兰亭黑简体" w:hAnsi="方正兰亭黑简体"/>
        <w:sz w:val="15"/>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441B3" w14:textId="77777777" w:rsidR="001E00E5" w:rsidRDefault="00000000">
    <w:pPr>
      <w:spacing w:before="120" w:after="120"/>
      <w:rPr>
        <w:rFonts w:ascii="方正兰亭黑简体" w:hAnsi="方正兰亭黑简体"/>
        <w:sz w:val="15"/>
      </w:rPr>
    </w:pPr>
    <w:r>
      <w:rPr>
        <w:rFonts w:ascii="方正兰亭黑简体" w:hAnsi="方正兰亭黑简体" w:hint="eastAsia"/>
        <w:noProof/>
      </w:rPr>
      <w:drawing>
        <wp:anchor distT="0" distB="0" distL="114935" distR="114935" simplePos="0" relativeHeight="251658752" behindDoc="1" locked="0" layoutInCell="1" allowOverlap="1" wp14:anchorId="6C281DF7" wp14:editId="5A128D4E">
          <wp:simplePos x="0" y="0"/>
          <wp:positionH relativeFrom="column">
            <wp:posOffset>-705485</wp:posOffset>
          </wp:positionH>
          <wp:positionV relativeFrom="paragraph">
            <wp:posOffset>41910</wp:posOffset>
          </wp:positionV>
          <wp:extent cx="7560310" cy="200660"/>
          <wp:effectExtent l="0" t="0" r="2540" b="8890"/>
          <wp:wrapNone/>
          <wp:docPr id="2"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p w14:paraId="6A89437F" w14:textId="77777777" w:rsidR="001E00E5" w:rsidRDefault="00000000">
    <w:pPr>
      <w:tabs>
        <w:tab w:val="right" w:pos="9780"/>
      </w:tabs>
      <w:spacing w:before="120" w:after="120"/>
      <w:rPr>
        <w:rFonts w:ascii="方正兰亭黑简体" w:hAnsi="方正兰亭黑简体"/>
      </w:rPr>
    </w:pPr>
    <w:r>
      <w:rPr>
        <w:rFonts w:ascii="方正兰亭黑简体" w:hAnsi="方正兰亭黑简体" w:hint="eastAsia"/>
        <w:sz w:val="15"/>
      </w:rPr>
      <w:t>明御终端安全及防病毒系统 产品白皮书（行业版）</w:t>
    </w:r>
    <w:r>
      <w:rPr>
        <w:rFonts w:ascii="方正兰亭黑简体" w:hAnsi="方正兰亭黑简体"/>
        <w:sz w:val="15"/>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方正兰亭黑简体" w:hAnsi="方正兰亭黑简体"/>
      </w:rPr>
      <w:id w:val="1606616138"/>
    </w:sdtPr>
    <w:sdtContent>
      <w:sdt>
        <w:sdtPr>
          <w:rPr>
            <w:rFonts w:ascii="方正兰亭黑简体" w:hAnsi="方正兰亭黑简体"/>
          </w:rPr>
          <w:id w:val="-1503193973"/>
        </w:sdtPr>
        <w:sdtContent>
          <w:p w14:paraId="2C694979" w14:textId="77777777" w:rsidR="001E00E5" w:rsidRDefault="00000000">
            <w:pPr>
              <w:pStyle w:val="affa"/>
              <w:spacing w:before="120" w:after="120"/>
              <w:ind w:left="900" w:hanging="480"/>
              <w:jc w:val="center"/>
              <w:rPr>
                <w:rFonts w:ascii="方正兰亭黑简体" w:hAnsi="方正兰亭黑简体"/>
              </w:rPr>
            </w:pPr>
            <w:r>
              <w:rPr>
                <w:rFonts w:ascii="方正兰亭黑简体" w:hAnsi="方正兰亭黑简体" w:hint="eastAsia"/>
                <w:noProof/>
              </w:rPr>
              <w:drawing>
                <wp:anchor distT="0" distB="0" distL="114935" distR="114935" simplePos="0" relativeHeight="251655680" behindDoc="1" locked="0" layoutInCell="1" allowOverlap="1" wp14:anchorId="14C3DDDA" wp14:editId="3922B8FB">
                  <wp:simplePos x="0" y="0"/>
                  <wp:positionH relativeFrom="column">
                    <wp:posOffset>-705485</wp:posOffset>
                  </wp:positionH>
                  <wp:positionV relativeFrom="paragraph">
                    <wp:posOffset>248285</wp:posOffset>
                  </wp:positionV>
                  <wp:extent cx="7560310" cy="200660"/>
                  <wp:effectExtent l="0" t="0" r="2540" b="8890"/>
                  <wp:wrapNone/>
                  <wp:docPr id="6"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sdtContent>
      </w:sdt>
    </w:sdtContent>
  </w:sdt>
  <w:p w14:paraId="5E347BB3" w14:textId="77777777" w:rsidR="001E00E5" w:rsidRDefault="001E00E5">
    <w:pPr>
      <w:spacing w:before="120" w:after="120"/>
      <w:ind w:firstLine="300"/>
      <w:rPr>
        <w:rFonts w:ascii="方正兰亭黑简体" w:hAnsi="方正兰亭黑简体"/>
        <w:sz w:val="15"/>
      </w:rPr>
    </w:pPr>
  </w:p>
  <w:p w14:paraId="1E7A6C94" w14:textId="77777777" w:rsidR="001E00E5" w:rsidRDefault="00000000">
    <w:pPr>
      <w:tabs>
        <w:tab w:val="left" w:pos="4140"/>
        <w:tab w:val="right" w:pos="9780"/>
      </w:tabs>
      <w:spacing w:before="120" w:after="120"/>
      <w:rPr>
        <w:rFonts w:ascii="方正兰亭黑简体" w:hAnsi="方正兰亭黑简体"/>
      </w:rPr>
    </w:pPr>
    <w:r>
      <w:rPr>
        <w:rFonts w:ascii="方正兰亭黑简体" w:hAnsi="方正兰亭黑简体" w:hint="eastAsia"/>
        <w:sz w:val="15"/>
      </w:rPr>
      <w:t>明御终端安全及防病毒系统 产品白皮书（行业版）</w:t>
    </w:r>
    <w:r>
      <w:rPr>
        <w:rFonts w:ascii="方正兰亭黑简体" w:hAnsi="方正兰亭黑简体"/>
        <w:sz w:val="15"/>
      </w:rPr>
      <w:tab/>
    </w:r>
    <w:r>
      <w:rPr>
        <w:rFonts w:ascii="方正兰亭黑简体" w:hAnsi="方正兰亭黑简体"/>
        <w:sz w:val="15"/>
      </w:rPr>
      <w:tab/>
    </w:r>
    <w:r>
      <w:rPr>
        <w:rFonts w:ascii="方正兰亭黑简体" w:hAnsi="方正兰亭黑简体"/>
        <w:sz w:val="15"/>
      </w:rPr>
      <w:fldChar w:fldCharType="begin"/>
    </w:r>
    <w:r>
      <w:rPr>
        <w:rFonts w:ascii="方正兰亭黑简体" w:hAnsi="方正兰亭黑简体"/>
        <w:sz w:val="15"/>
      </w:rPr>
      <w:instrText>PAGE   \* MERGEFORMAT</w:instrText>
    </w:r>
    <w:r>
      <w:rPr>
        <w:rFonts w:ascii="方正兰亭黑简体" w:hAnsi="方正兰亭黑简体"/>
        <w:sz w:val="15"/>
      </w:rPr>
      <w:fldChar w:fldCharType="separate"/>
    </w:r>
    <w:r>
      <w:rPr>
        <w:rFonts w:ascii="方正兰亭黑简体" w:hAnsi="方正兰亭黑简体"/>
        <w:sz w:val="15"/>
        <w:lang w:val="zh-CN"/>
      </w:rPr>
      <w:t>2</w:t>
    </w:r>
    <w:r>
      <w:rPr>
        <w:rFonts w:ascii="方正兰亭黑简体" w:hAnsi="方正兰亭黑简体"/>
        <w:sz w:val="15"/>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方正兰亭黑简体" w:hAnsi="方正兰亭黑简体"/>
      </w:rPr>
      <w:id w:val="1114481216"/>
    </w:sdtPr>
    <w:sdtContent>
      <w:sdt>
        <w:sdtPr>
          <w:rPr>
            <w:rFonts w:ascii="方正兰亭黑简体" w:hAnsi="方正兰亭黑简体"/>
          </w:rPr>
          <w:id w:val="601999938"/>
        </w:sdtPr>
        <w:sdtContent>
          <w:p w14:paraId="09B1D1CD" w14:textId="77777777" w:rsidR="001E00E5" w:rsidRDefault="00000000">
            <w:pPr>
              <w:pStyle w:val="affa"/>
              <w:spacing w:before="120" w:after="120"/>
              <w:ind w:left="900" w:hanging="480"/>
              <w:jc w:val="center"/>
              <w:rPr>
                <w:rFonts w:ascii="方正兰亭黑简体" w:hAnsi="方正兰亭黑简体"/>
              </w:rPr>
            </w:pPr>
            <w:r>
              <w:rPr>
                <w:rFonts w:ascii="方正兰亭黑简体" w:hAnsi="方正兰亭黑简体" w:hint="eastAsia"/>
                <w:noProof/>
              </w:rPr>
              <w:drawing>
                <wp:anchor distT="0" distB="0" distL="114935" distR="114935" simplePos="0" relativeHeight="251656704" behindDoc="1" locked="0" layoutInCell="1" allowOverlap="1" wp14:anchorId="041F4549" wp14:editId="3EB1BBAA">
                  <wp:simplePos x="0" y="0"/>
                  <wp:positionH relativeFrom="column">
                    <wp:posOffset>-705485</wp:posOffset>
                  </wp:positionH>
                  <wp:positionV relativeFrom="paragraph">
                    <wp:posOffset>337185</wp:posOffset>
                  </wp:positionV>
                  <wp:extent cx="7560310" cy="200660"/>
                  <wp:effectExtent l="0" t="0" r="2540" b="8890"/>
                  <wp:wrapNone/>
                  <wp:docPr id="21"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sdtContent>
      </w:sdt>
    </w:sdtContent>
  </w:sdt>
  <w:p w14:paraId="05CA5428" w14:textId="77777777" w:rsidR="001E00E5" w:rsidRDefault="001E00E5">
    <w:pPr>
      <w:spacing w:before="120" w:after="120"/>
      <w:ind w:firstLine="300"/>
      <w:rPr>
        <w:rFonts w:ascii="方正兰亭黑简体" w:hAnsi="方正兰亭黑简体"/>
        <w:sz w:val="15"/>
      </w:rPr>
    </w:pPr>
  </w:p>
  <w:p w14:paraId="3E0B3C3A" w14:textId="77777777" w:rsidR="001E00E5" w:rsidRDefault="00000000">
    <w:pPr>
      <w:tabs>
        <w:tab w:val="right" w:pos="9780"/>
      </w:tabs>
      <w:spacing w:before="120" w:after="120"/>
      <w:rPr>
        <w:rFonts w:ascii="方正兰亭黑简体" w:hAnsi="方正兰亭黑简体"/>
        <w:sz w:val="15"/>
      </w:rPr>
    </w:pPr>
    <w:r>
      <w:rPr>
        <w:rFonts w:ascii="方正兰亭黑简体" w:hAnsi="方正兰亭黑简体" w:hint="eastAsia"/>
        <w:sz w:val="15"/>
      </w:rPr>
      <w:t>明御终端安全及防病毒系统 产品白皮书（行业版）</w:t>
    </w:r>
    <w:r>
      <w:rPr>
        <w:rFonts w:ascii="方正兰亭黑简体" w:hAnsi="方正兰亭黑简体"/>
        <w:sz w:val="15"/>
      </w:rPr>
      <w:tab/>
    </w:r>
    <w:r>
      <w:rPr>
        <w:rFonts w:cs="Times New Roman"/>
        <w:sz w:val="15"/>
      </w:rPr>
      <w:fldChar w:fldCharType="begin"/>
    </w:r>
    <w:r>
      <w:rPr>
        <w:rFonts w:cs="Times New Roman"/>
        <w:sz w:val="15"/>
      </w:rPr>
      <w:instrText>PAGE   \* MERGEFORMAT</w:instrText>
    </w:r>
    <w:r>
      <w:rPr>
        <w:rFonts w:cs="Times New Roman"/>
        <w:sz w:val="15"/>
      </w:rPr>
      <w:fldChar w:fldCharType="separate"/>
    </w:r>
    <w:r>
      <w:rPr>
        <w:rFonts w:cs="Times New Roman"/>
        <w:sz w:val="15"/>
        <w:lang w:val="zh-CN"/>
      </w:rPr>
      <w:t>39</w:t>
    </w:r>
    <w:r>
      <w:rPr>
        <w:rFonts w:cs="Times New Roman"/>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AF9B9" w14:textId="77777777" w:rsidR="00D92832" w:rsidRDefault="00D92832">
      <w:pPr>
        <w:spacing w:before="120" w:after="120"/>
      </w:pPr>
      <w:r>
        <w:separator/>
      </w:r>
    </w:p>
  </w:footnote>
  <w:footnote w:type="continuationSeparator" w:id="0">
    <w:p w14:paraId="5EF1E65C" w14:textId="77777777" w:rsidR="00D92832" w:rsidRDefault="00D92832">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7A10D" w14:textId="77777777" w:rsidR="001E00E5" w:rsidRDefault="001E00E5">
    <w:pPr>
      <w:pStyle w:val="affd"/>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B9F3B" w14:textId="77777777" w:rsidR="001E00E5" w:rsidRDefault="00000000">
    <w:pPr>
      <w:pStyle w:val="affd"/>
      <w:spacing w:before="120" w:after="120"/>
    </w:pPr>
    <w:r>
      <w:rPr>
        <w:rFonts w:hint="eastAsia"/>
        <w:noProof/>
      </w:rPr>
      <w:drawing>
        <wp:anchor distT="0" distB="0" distL="114935" distR="114935" simplePos="0" relativeHeight="251659776" behindDoc="1" locked="0" layoutInCell="1" allowOverlap="1" wp14:anchorId="7BFADA77" wp14:editId="619C07F5">
          <wp:simplePos x="0" y="0"/>
          <wp:positionH relativeFrom="margin">
            <wp:posOffset>-700405</wp:posOffset>
          </wp:positionH>
          <wp:positionV relativeFrom="paragraph">
            <wp:posOffset>-97790</wp:posOffset>
          </wp:positionV>
          <wp:extent cx="7508240" cy="304165"/>
          <wp:effectExtent l="0" t="0" r="0" b="635"/>
          <wp:wrapNone/>
          <wp:docPr id="4" name="图片 1565"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65" descr="WORD"/>
                  <pic:cNvPicPr>
                    <a:picLocks noChangeAspect="1"/>
                  </pic:cNvPicPr>
                </pic:nvPicPr>
                <pic:blipFill>
                  <a:blip r:embed="rId1"/>
                  <a:stretch>
                    <a:fillRect/>
                  </a:stretch>
                </pic:blipFill>
                <pic:spPr>
                  <a:xfrm>
                    <a:off x="0" y="0"/>
                    <a:ext cx="7508240" cy="30416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68E76" w14:textId="77777777" w:rsidR="001E00E5" w:rsidRDefault="001E00E5">
    <w:pPr>
      <w:pStyle w:val="affd"/>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FD19C09"/>
    <w:multiLevelType w:val="singleLevel"/>
    <w:tmpl w:val="9FD19C09"/>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B35F5475"/>
    <w:multiLevelType w:val="singleLevel"/>
    <w:tmpl w:val="B35F5475"/>
    <w:lvl w:ilvl="0">
      <w:start w:val="1"/>
      <w:numFmt w:val="bullet"/>
      <w:lvlText w:val=""/>
      <w:lvlJc w:val="left"/>
      <w:pPr>
        <w:tabs>
          <w:tab w:val="left" w:pos="420"/>
        </w:tabs>
        <w:ind w:left="840" w:hanging="420"/>
      </w:pPr>
      <w:rPr>
        <w:rFonts w:ascii="Wingdings" w:hAnsi="Wingdings" w:hint="default"/>
      </w:rPr>
    </w:lvl>
  </w:abstractNum>
  <w:abstractNum w:abstractNumId="2" w15:restartNumberingAfterBreak="0">
    <w:nsid w:val="E4258F19"/>
    <w:multiLevelType w:val="singleLevel"/>
    <w:tmpl w:val="E4258F19"/>
    <w:lvl w:ilvl="0">
      <w:start w:val="1"/>
      <w:numFmt w:val="bullet"/>
      <w:lvlText w:val=""/>
      <w:lvlJc w:val="left"/>
      <w:pPr>
        <w:tabs>
          <w:tab w:val="left" w:pos="420"/>
        </w:tabs>
        <w:ind w:left="840" w:hanging="420"/>
      </w:pPr>
      <w:rPr>
        <w:rFonts w:ascii="Wingdings" w:hAnsi="Wingdings" w:hint="default"/>
      </w:rPr>
    </w:lvl>
  </w:abstractNum>
  <w:abstractNum w:abstractNumId="3" w15:restartNumberingAfterBreak="0">
    <w:nsid w:val="04567935"/>
    <w:multiLevelType w:val="multilevel"/>
    <w:tmpl w:val="0456793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62E42CC"/>
    <w:multiLevelType w:val="multilevel"/>
    <w:tmpl w:val="062E42CC"/>
    <w:lvl w:ilvl="0">
      <w:start w:val="1"/>
      <w:numFmt w:val="bullet"/>
      <w:pStyle w:val="a"/>
      <w:lvlText w:val=""/>
      <w:lvlJc w:val="left"/>
      <w:pPr>
        <w:tabs>
          <w:tab w:val="left" w:pos="839"/>
        </w:tabs>
        <w:ind w:left="840" w:hanging="420"/>
      </w:pPr>
      <w:rPr>
        <w:rFonts w:ascii="Wingdings" w:hAnsi="Wingdings" w:hint="default"/>
      </w:rPr>
    </w:lvl>
    <w:lvl w:ilvl="1">
      <w:start w:val="1"/>
      <w:numFmt w:val="lowerLetter"/>
      <w:lvlText w:val="%2)"/>
      <w:lvlJc w:val="left"/>
      <w:pPr>
        <w:ind w:left="1260" w:hanging="420"/>
      </w:pPr>
      <w:rPr>
        <w:rFonts w:hint="default"/>
      </w:rPr>
    </w:lvl>
    <w:lvl w:ilvl="2">
      <w:start w:val="1"/>
      <w:numFmt w:val="lowerRoman"/>
      <w:lvlText w:val="%3."/>
      <w:lvlJc w:val="right"/>
      <w:pPr>
        <w:ind w:left="1680" w:hanging="420"/>
      </w:pPr>
      <w:rPr>
        <w:rFonts w:hint="default"/>
      </w:rPr>
    </w:lvl>
    <w:lvl w:ilvl="3">
      <w:start w:val="1"/>
      <w:numFmt w:val="decimal"/>
      <w:lvlText w:val="%4."/>
      <w:lvlJc w:val="left"/>
      <w:pPr>
        <w:ind w:left="2100" w:hanging="420"/>
      </w:pPr>
      <w:rPr>
        <w:rFonts w:hint="default"/>
      </w:rPr>
    </w:lvl>
    <w:lvl w:ilvl="4">
      <w:start w:val="1"/>
      <w:numFmt w:val="lowerLetter"/>
      <w:lvlText w:val="%5)"/>
      <w:lvlJc w:val="left"/>
      <w:pPr>
        <w:ind w:left="2520" w:hanging="420"/>
      </w:pPr>
      <w:rPr>
        <w:rFonts w:hint="default"/>
      </w:rPr>
    </w:lvl>
    <w:lvl w:ilvl="5">
      <w:start w:val="1"/>
      <w:numFmt w:val="lowerRoman"/>
      <w:lvlText w:val="%6."/>
      <w:lvlJc w:val="right"/>
      <w:pPr>
        <w:ind w:left="2940" w:hanging="420"/>
      </w:pPr>
      <w:rPr>
        <w:rFonts w:hint="default"/>
      </w:rPr>
    </w:lvl>
    <w:lvl w:ilvl="6">
      <w:start w:val="1"/>
      <w:numFmt w:val="decimal"/>
      <w:lvlText w:val="%7."/>
      <w:lvlJc w:val="left"/>
      <w:pPr>
        <w:ind w:left="3360" w:hanging="420"/>
      </w:pPr>
      <w:rPr>
        <w:rFonts w:hint="default"/>
      </w:rPr>
    </w:lvl>
    <w:lvl w:ilvl="7">
      <w:start w:val="1"/>
      <w:numFmt w:val="lowerLetter"/>
      <w:lvlText w:val="%8)"/>
      <w:lvlJc w:val="left"/>
      <w:pPr>
        <w:ind w:left="3780" w:hanging="420"/>
      </w:pPr>
      <w:rPr>
        <w:rFonts w:hint="default"/>
      </w:rPr>
    </w:lvl>
    <w:lvl w:ilvl="8">
      <w:start w:val="1"/>
      <w:numFmt w:val="lowerRoman"/>
      <w:lvlText w:val="%9."/>
      <w:lvlJc w:val="right"/>
      <w:pPr>
        <w:ind w:left="4200" w:hanging="420"/>
      </w:pPr>
      <w:rPr>
        <w:rFonts w:hint="default"/>
      </w:rPr>
    </w:lvl>
  </w:abstractNum>
  <w:abstractNum w:abstractNumId="5" w15:restartNumberingAfterBreak="0">
    <w:nsid w:val="0CDE56EE"/>
    <w:multiLevelType w:val="multilevel"/>
    <w:tmpl w:val="0CDE56EE"/>
    <w:lvl w:ilvl="0">
      <w:start w:val="1"/>
      <w:numFmt w:val="decimal"/>
      <w:pStyle w:val="a0"/>
      <w:lvlText w:val="%1)"/>
      <w:lvlJc w:val="left"/>
      <w:pPr>
        <w:tabs>
          <w:tab w:val="left" w:pos="1361"/>
        </w:tabs>
        <w:ind w:left="1361" w:hanging="522"/>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15:restartNumberingAfterBreak="0">
    <w:nsid w:val="0EDB2900"/>
    <w:multiLevelType w:val="multilevel"/>
    <w:tmpl w:val="0EDB2900"/>
    <w:lvl w:ilvl="0">
      <w:start w:val="1"/>
      <w:numFmt w:val="bullet"/>
      <w:pStyle w:val="SubItemList"/>
      <w:lvlText w:val="−"/>
      <w:lvlJc w:val="left"/>
      <w:pPr>
        <w:tabs>
          <w:tab w:val="left" w:pos="2409"/>
        </w:tabs>
        <w:ind w:left="2410" w:hanging="284"/>
      </w:pPr>
    </w:lvl>
    <w:lvl w:ilvl="1">
      <w:start w:val="1"/>
      <w:numFmt w:val="bullet"/>
      <w:lvlText w:val=""/>
      <w:lvlJc w:val="left"/>
      <w:pPr>
        <w:tabs>
          <w:tab w:val="left" w:pos="840"/>
        </w:tabs>
        <w:ind w:left="840" w:hanging="420"/>
      </w:pPr>
    </w:lvl>
    <w:lvl w:ilvl="2">
      <w:start w:val="1"/>
      <w:numFmt w:val="bullet"/>
      <w:lvlText w:val=""/>
      <w:lvlJc w:val="left"/>
      <w:pPr>
        <w:tabs>
          <w:tab w:val="left" w:pos="1260"/>
        </w:tabs>
        <w:ind w:left="1260" w:hanging="420"/>
      </w:pPr>
    </w:lvl>
    <w:lvl w:ilvl="3">
      <w:start w:val="1"/>
      <w:numFmt w:val="bullet"/>
      <w:lvlText w:val=""/>
      <w:lvlJc w:val="left"/>
      <w:pPr>
        <w:tabs>
          <w:tab w:val="left" w:pos="1680"/>
        </w:tabs>
        <w:ind w:left="1680" w:hanging="420"/>
      </w:pPr>
    </w:lvl>
    <w:lvl w:ilvl="4">
      <w:start w:val="1"/>
      <w:numFmt w:val="bullet"/>
      <w:lvlText w:val=""/>
      <w:lvlJc w:val="left"/>
      <w:pPr>
        <w:tabs>
          <w:tab w:val="left" w:pos="2100"/>
        </w:tabs>
        <w:ind w:left="2100" w:hanging="420"/>
      </w:pPr>
    </w:lvl>
    <w:lvl w:ilvl="5">
      <w:start w:val="1"/>
      <w:numFmt w:val="bullet"/>
      <w:lvlText w:val=""/>
      <w:lvlJc w:val="left"/>
      <w:pPr>
        <w:tabs>
          <w:tab w:val="left" w:pos="2520"/>
        </w:tabs>
        <w:ind w:left="2520" w:hanging="420"/>
      </w:pPr>
    </w:lvl>
    <w:lvl w:ilvl="6">
      <w:start w:val="1"/>
      <w:numFmt w:val="bullet"/>
      <w:lvlText w:val=""/>
      <w:lvlJc w:val="left"/>
      <w:pPr>
        <w:tabs>
          <w:tab w:val="left" w:pos="2940"/>
        </w:tabs>
        <w:ind w:left="2940" w:hanging="420"/>
      </w:pPr>
    </w:lvl>
    <w:lvl w:ilvl="7">
      <w:start w:val="1"/>
      <w:numFmt w:val="bullet"/>
      <w:lvlText w:val=""/>
      <w:lvlJc w:val="left"/>
      <w:pPr>
        <w:tabs>
          <w:tab w:val="left" w:pos="3360"/>
        </w:tabs>
        <w:ind w:left="3360" w:hanging="420"/>
      </w:pPr>
    </w:lvl>
    <w:lvl w:ilvl="8">
      <w:start w:val="1"/>
      <w:numFmt w:val="bullet"/>
      <w:lvlText w:val=""/>
      <w:lvlJc w:val="left"/>
      <w:pPr>
        <w:tabs>
          <w:tab w:val="left" w:pos="3780"/>
        </w:tabs>
        <w:ind w:left="3780" w:hanging="420"/>
      </w:pPr>
    </w:lvl>
  </w:abstractNum>
  <w:abstractNum w:abstractNumId="7" w15:restartNumberingAfterBreak="0">
    <w:nsid w:val="15047879"/>
    <w:multiLevelType w:val="multilevel"/>
    <w:tmpl w:val="15047879"/>
    <w:lvl w:ilvl="0">
      <w:start w:val="1"/>
      <w:numFmt w:val="decimal"/>
      <w:lvlText w:val="%1"/>
      <w:lvlJc w:val="left"/>
      <w:pPr>
        <w:tabs>
          <w:tab w:val="left" w:pos="432"/>
        </w:tabs>
        <w:ind w:left="432" w:hanging="432"/>
      </w:pPr>
    </w:lvl>
    <w:lvl w:ilvl="1">
      <w:start w:val="1"/>
      <w:numFmt w:val="decimal"/>
      <w:pStyle w:val="a1"/>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156348AB"/>
    <w:multiLevelType w:val="singleLevel"/>
    <w:tmpl w:val="156348AB"/>
    <w:lvl w:ilvl="0">
      <w:start w:val="1"/>
      <w:numFmt w:val="bullet"/>
      <w:lvlText w:val=""/>
      <w:lvlJc w:val="left"/>
      <w:pPr>
        <w:tabs>
          <w:tab w:val="left" w:pos="420"/>
        </w:tabs>
        <w:ind w:left="840" w:hanging="420"/>
      </w:pPr>
      <w:rPr>
        <w:rFonts w:ascii="Wingdings" w:hAnsi="Wingdings" w:hint="default"/>
      </w:rPr>
    </w:lvl>
  </w:abstractNum>
  <w:abstractNum w:abstractNumId="9" w15:restartNumberingAfterBreak="0">
    <w:nsid w:val="19450F75"/>
    <w:multiLevelType w:val="multilevel"/>
    <w:tmpl w:val="19450F75"/>
    <w:lvl w:ilvl="0">
      <w:start w:val="1"/>
      <w:numFmt w:val="decimal"/>
      <w:suff w:val="space"/>
      <w:lvlText w:val="%1. "/>
      <w:lvlJc w:val="left"/>
      <w:pPr>
        <w:ind w:left="0" w:firstLine="56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start w:val="1"/>
      <w:numFmt w:val="decimal"/>
      <w:isLgl/>
      <w:suff w:val="space"/>
      <w:lvlText w:val="%1.%2 "/>
      <w:lvlJc w:val="left"/>
      <w:pPr>
        <w:ind w:left="794" w:hanging="794"/>
      </w:pPr>
      <w:rPr>
        <w:rFonts w:hint="eastAsia"/>
      </w:rPr>
    </w:lvl>
    <w:lvl w:ilvl="2">
      <w:start w:val="1"/>
      <w:numFmt w:val="decimal"/>
      <w:isLgl/>
      <w:suff w:val="space"/>
      <w:lvlText w:val="%1.%2.%3 "/>
      <w:lvlJc w:val="left"/>
      <w:pPr>
        <w:ind w:left="907" w:hanging="90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3">
      <w:start w:val="1"/>
      <w:numFmt w:val="decimal"/>
      <w:isLgl/>
      <w:suff w:val="space"/>
      <w:lvlText w:val="%1.%2.%3.%4 "/>
      <w:lvlJc w:val="left"/>
      <w:pPr>
        <w:ind w:left="1021" w:hanging="1021"/>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4">
      <w:start w:val="1"/>
      <w:numFmt w:val="decimal"/>
      <w:isLgl/>
      <w:suff w:val="space"/>
      <w:lvlText w:val="%1.%2.%3.%4.%5 "/>
      <w:lvlJc w:val="left"/>
      <w:pPr>
        <w:ind w:left="1134" w:hanging="1134"/>
      </w:pPr>
      <w:rPr>
        <w:rFonts w:hint="eastAsia"/>
      </w:rPr>
    </w:lvl>
    <w:lvl w:ilvl="5">
      <w:start w:val="1"/>
      <w:numFmt w:val="none"/>
      <w:isLgl/>
      <w:suff w:val="space"/>
      <w:lvlText w:val=""/>
      <w:lvlJc w:val="left"/>
      <w:pPr>
        <w:ind w:left="1247" w:hanging="1247"/>
      </w:pPr>
      <w:rPr>
        <w:rFonts w:hint="eastAsia"/>
      </w:rPr>
    </w:lvl>
    <w:lvl w:ilvl="6">
      <w:start w:val="1"/>
      <w:numFmt w:val="none"/>
      <w:lvlRestart w:val="1"/>
      <w:isLgl/>
      <w:suff w:val="space"/>
      <w:lvlText w:val=""/>
      <w:lvlJc w:val="left"/>
      <w:pPr>
        <w:ind w:left="0" w:firstLine="0"/>
      </w:pPr>
      <w:rPr>
        <w:rFonts w:hint="eastAsia"/>
      </w:rPr>
    </w:lvl>
    <w:lvl w:ilvl="7">
      <w:start w:val="1"/>
      <w:numFmt w:val="decimal"/>
      <w:lvlRestart w:val="1"/>
      <w:pStyle w:val="a2"/>
      <w:suff w:val="space"/>
      <w:lvlText w:val="表%1-%8"/>
      <w:lvlJc w:val="left"/>
      <w:pPr>
        <w:ind w:left="284" w:hanging="284"/>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8">
      <w:start w:val="1"/>
      <w:numFmt w:val="decimal"/>
      <w:lvlRestart w:val="1"/>
      <w:pStyle w:val="a3"/>
      <w:suff w:val="space"/>
      <w:lvlText w:val="图%1-%9"/>
      <w:lvlJc w:val="left"/>
      <w:pPr>
        <w:ind w:left="284" w:hanging="284"/>
      </w:pPr>
      <w:rPr>
        <w:rFonts w:hint="eastAsia"/>
      </w:rPr>
    </w:lvl>
  </w:abstractNum>
  <w:abstractNum w:abstractNumId="10" w15:restartNumberingAfterBreak="0">
    <w:nsid w:val="20453EF0"/>
    <w:multiLevelType w:val="multilevel"/>
    <w:tmpl w:val="20453EF0"/>
    <w:lvl w:ilvl="0">
      <w:start w:val="1"/>
      <w:numFmt w:val="upperLetter"/>
      <w:pStyle w:val="5"/>
      <w:lvlText w:val="附录%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4."/>
      <w:lvlJc w:val="left"/>
      <w:pPr>
        <w:tabs>
          <w:tab w:val="left" w:pos="567"/>
        </w:tabs>
        <w:ind w:left="936" w:hanging="680"/>
      </w:pPr>
    </w:lvl>
    <w:lvl w:ilvl="4">
      <w:start w:val="1"/>
      <w:numFmt w:val="decimal"/>
      <w:lvlText w:val="%5）"/>
      <w:lvlJc w:val="left"/>
      <w:pPr>
        <w:tabs>
          <w:tab w:val="left" w:pos="567"/>
        </w:tabs>
        <w:ind w:left="936" w:hanging="680"/>
      </w:pPr>
    </w:lvl>
    <w:lvl w:ilvl="5">
      <w:start w:val="1"/>
      <w:numFmt w:val="lowerLetter"/>
      <w:lvlText w:val="%6）"/>
      <w:lvlJc w:val="left"/>
      <w:pPr>
        <w:tabs>
          <w:tab w:val="left" w:pos="567"/>
        </w:tabs>
        <w:ind w:left="936" w:hanging="680"/>
      </w:pPr>
    </w:lvl>
    <w:lvl w:ilvl="6">
      <w:start w:val="1"/>
      <w:numFmt w:val="lowerRoman"/>
      <w:lvlText w:val="%7"/>
      <w:lvlJc w:val="left"/>
      <w:pPr>
        <w:tabs>
          <w:tab w:val="left" w:pos="567"/>
        </w:tabs>
        <w:ind w:left="936" w:hanging="6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1" w15:restartNumberingAfterBreak="0">
    <w:nsid w:val="285DD642"/>
    <w:multiLevelType w:val="singleLevel"/>
    <w:tmpl w:val="285DD642"/>
    <w:lvl w:ilvl="0">
      <w:start w:val="1"/>
      <w:numFmt w:val="bullet"/>
      <w:lvlText w:val=""/>
      <w:lvlJc w:val="left"/>
      <w:pPr>
        <w:ind w:left="420" w:hanging="420"/>
      </w:pPr>
      <w:rPr>
        <w:rFonts w:ascii="Wingdings" w:hAnsi="Wingdings" w:hint="default"/>
      </w:rPr>
    </w:lvl>
  </w:abstractNum>
  <w:abstractNum w:abstractNumId="12" w15:restartNumberingAfterBreak="0">
    <w:nsid w:val="389D11A1"/>
    <w:multiLevelType w:val="multilevel"/>
    <w:tmpl w:val="389D11A1"/>
    <w:lvl w:ilvl="0">
      <w:start w:val="1"/>
      <w:numFmt w:val="decimal"/>
      <w:pStyle w:val="a4"/>
      <w:lvlText w:val="步骤%1."/>
      <w:lvlJc w:val="left"/>
      <w:pPr>
        <w:ind w:left="839" w:hanging="839"/>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42FE570A"/>
    <w:multiLevelType w:val="multilevel"/>
    <w:tmpl w:val="42FE570A"/>
    <w:lvl w:ilvl="0">
      <w:start w:val="1"/>
      <w:numFmt w:val="decimal"/>
      <w:pStyle w:val="4"/>
      <w:suff w:val="nothing"/>
      <w:lvlText w:val="%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lvlText w:val="%5."/>
      <w:lvlJc w:val="left"/>
      <w:pPr>
        <w:tabs>
          <w:tab w:val="left" w:pos="1134"/>
        </w:tabs>
        <w:ind w:left="1134" w:hanging="312"/>
      </w:pPr>
    </w:lvl>
    <w:lvl w:ilvl="5">
      <w:start w:val="1"/>
      <w:numFmt w:val="decimal"/>
      <w:lvlText w:val="%6)"/>
      <w:lvlJc w:val="left"/>
      <w:pPr>
        <w:tabs>
          <w:tab w:val="left" w:pos="1134"/>
        </w:tabs>
        <w:ind w:left="1134" w:hanging="312"/>
      </w:pPr>
    </w:lvl>
    <w:lvl w:ilvl="6">
      <w:start w:val="1"/>
      <w:numFmt w:val="lowerLetter"/>
      <w:lvlText w:val="%7."/>
      <w:lvlJc w:val="left"/>
      <w:pPr>
        <w:tabs>
          <w:tab w:val="left" w:pos="1134"/>
        </w:tabs>
        <w:ind w:left="1134" w:hanging="312"/>
      </w:pPr>
    </w:lvl>
    <w:lvl w:ilvl="7">
      <w:start w:val="1"/>
      <w:numFmt w:val="decimal"/>
      <w:lvlRestart w:val="0"/>
      <w:suff w:val="space"/>
      <w:lvlText w:val="图%8"/>
      <w:lvlJc w:val="center"/>
      <w:pPr>
        <w:ind w:left="0" w:firstLine="0"/>
      </w:pPr>
    </w:lvl>
    <w:lvl w:ilvl="8">
      <w:start w:val="1"/>
      <w:numFmt w:val="decimal"/>
      <w:lvlRestart w:val="0"/>
      <w:suff w:val="space"/>
      <w:lvlText w:val="表%9"/>
      <w:lvlJc w:val="center"/>
      <w:pPr>
        <w:ind w:left="0" w:firstLine="0"/>
      </w:pPr>
    </w:lvl>
  </w:abstractNum>
  <w:abstractNum w:abstractNumId="14" w15:restartNumberingAfterBreak="0">
    <w:nsid w:val="49C722B0"/>
    <w:multiLevelType w:val="hybridMultilevel"/>
    <w:tmpl w:val="E6EC9A2E"/>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CD0758F"/>
    <w:multiLevelType w:val="singleLevel"/>
    <w:tmpl w:val="4CD0758F"/>
    <w:lvl w:ilvl="0">
      <w:start w:val="1"/>
      <w:numFmt w:val="bullet"/>
      <w:lvlText w:val=""/>
      <w:lvlJc w:val="left"/>
      <w:pPr>
        <w:tabs>
          <w:tab w:val="left" w:pos="420"/>
        </w:tabs>
        <w:ind w:left="840" w:hanging="420"/>
      </w:pPr>
      <w:rPr>
        <w:rFonts w:ascii="Wingdings" w:hAnsi="Wingdings" w:hint="default"/>
      </w:rPr>
    </w:lvl>
  </w:abstractNum>
  <w:abstractNum w:abstractNumId="16" w15:restartNumberingAfterBreak="0">
    <w:nsid w:val="4DDA66D1"/>
    <w:multiLevelType w:val="multilevel"/>
    <w:tmpl w:val="4DDA66D1"/>
    <w:lvl w:ilvl="0">
      <w:start w:val="1"/>
      <w:numFmt w:val="upperLetter"/>
      <w:suff w:val="nothing"/>
      <w:lvlText w:val="%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lvlText w:val="步骤 %6"/>
      <w:lvlJc w:val="right"/>
      <w:pPr>
        <w:tabs>
          <w:tab w:val="left" w:pos="1701"/>
        </w:tabs>
        <w:ind w:left="1701" w:hanging="159"/>
      </w:pPr>
    </w:lvl>
    <w:lvl w:ilvl="6">
      <w:start w:val="1"/>
      <w:numFmt w:val="decimal"/>
      <w:lvlText w:val="%7."/>
      <w:lvlJc w:val="left"/>
      <w:pPr>
        <w:tabs>
          <w:tab w:val="left" w:pos="2126"/>
        </w:tabs>
        <w:ind w:left="2126" w:hanging="425"/>
      </w:pPr>
    </w:lvl>
    <w:lvl w:ilvl="7">
      <w:start w:val="1"/>
      <w:numFmt w:val="decimal"/>
      <w:lvlRestart w:val="1"/>
      <w:suff w:val="space"/>
      <w:lvlText w:val="图%1-%8"/>
      <w:lvlJc w:val="left"/>
      <w:pPr>
        <w:ind w:left="1701" w:firstLine="0"/>
      </w:pPr>
    </w:lvl>
    <w:lvl w:ilvl="8">
      <w:start w:val="1"/>
      <w:numFmt w:val="decimal"/>
      <w:lvlRestart w:val="1"/>
      <w:pStyle w:val="TableDescriptioninAppendix"/>
      <w:suff w:val="space"/>
      <w:lvlText w:val="表%1-%9"/>
      <w:lvlJc w:val="left"/>
      <w:pPr>
        <w:ind w:left="1701" w:firstLine="0"/>
      </w:pPr>
    </w:lvl>
  </w:abstractNum>
  <w:abstractNum w:abstractNumId="17" w15:restartNumberingAfterBreak="0">
    <w:nsid w:val="509934BC"/>
    <w:multiLevelType w:val="multilevel"/>
    <w:tmpl w:val="509934BC"/>
    <w:lvl w:ilvl="0">
      <w:start w:val="1"/>
      <w:numFmt w:val="decimal"/>
      <w:lvlText w:val="%1)"/>
      <w:lvlJc w:val="left"/>
      <w:pPr>
        <w:ind w:left="360" w:hanging="360"/>
      </w:pPr>
      <w:rPr>
        <w:rFonts w:hint="eastAsia"/>
      </w:rPr>
    </w:lvl>
    <w:lvl w:ilvl="1">
      <w:start w:val="1"/>
      <w:numFmt w:val="none"/>
      <w:suff w:val="space"/>
      <w:lvlText w:val="%1%2"/>
      <w:lvlJc w:val="left"/>
      <w:pPr>
        <w:ind w:left="720" w:hanging="720"/>
      </w:pPr>
      <w:rPr>
        <w:rFonts w:ascii="____ Pr6N B" w:hAnsi="____ Pr6N B" w:hint="default"/>
      </w:rPr>
    </w:lvl>
    <w:lvl w:ilvl="2">
      <w:start w:val="1"/>
      <w:numFmt w:val="lowerRoman"/>
      <w:pStyle w:val="3"/>
      <w:lvlText w:val="%3)"/>
      <w:lvlJc w:val="left"/>
      <w:pPr>
        <w:ind w:left="1080" w:hanging="360"/>
      </w:pPr>
      <w:rPr>
        <w:rFonts w:hint="eastAsia"/>
      </w:rPr>
    </w:lvl>
    <w:lvl w:ilvl="3">
      <w:start w:val="1"/>
      <w:numFmt w:val="decimal"/>
      <w:pStyle w:val="40"/>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8" w15:restartNumberingAfterBreak="0">
    <w:nsid w:val="5448070E"/>
    <w:multiLevelType w:val="multilevel"/>
    <w:tmpl w:val="5448070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 w15:restartNumberingAfterBreak="0">
    <w:nsid w:val="580D353E"/>
    <w:multiLevelType w:val="multilevel"/>
    <w:tmpl w:val="580D353E"/>
    <w:lvl w:ilvl="0">
      <w:start w:val="1"/>
      <w:numFmt w:val="bullet"/>
      <w:pStyle w:val="a5"/>
      <w:lvlText w:val=""/>
      <w:lvlJc w:val="left"/>
      <w:pPr>
        <w:ind w:left="1259" w:hanging="420"/>
      </w:pPr>
      <w:rPr>
        <w:rFonts w:ascii="Wingdings" w:hAnsi="Wingdings" w:hint="default"/>
      </w:rPr>
    </w:lvl>
    <w:lvl w:ilvl="1">
      <w:start w:val="1"/>
      <w:numFmt w:val="bullet"/>
      <w:lvlText w:val=""/>
      <w:lvlJc w:val="left"/>
      <w:pPr>
        <w:ind w:left="1679" w:hanging="420"/>
      </w:pPr>
      <w:rPr>
        <w:rFonts w:ascii="Wingdings" w:hAnsi="Wingdings" w:hint="default"/>
      </w:rPr>
    </w:lvl>
    <w:lvl w:ilvl="2">
      <w:start w:val="1"/>
      <w:numFmt w:val="bullet"/>
      <w:lvlText w:val=""/>
      <w:lvlJc w:val="left"/>
      <w:pPr>
        <w:ind w:left="2099" w:hanging="420"/>
      </w:pPr>
      <w:rPr>
        <w:rFonts w:ascii="Wingdings" w:hAnsi="Wingdings" w:hint="default"/>
      </w:rPr>
    </w:lvl>
    <w:lvl w:ilvl="3">
      <w:start w:val="1"/>
      <w:numFmt w:val="bullet"/>
      <w:lvlText w:val=""/>
      <w:lvlJc w:val="left"/>
      <w:pPr>
        <w:ind w:left="2519" w:hanging="420"/>
      </w:pPr>
      <w:rPr>
        <w:rFonts w:ascii="Wingdings" w:hAnsi="Wingdings" w:hint="default"/>
      </w:rPr>
    </w:lvl>
    <w:lvl w:ilvl="4">
      <w:start w:val="1"/>
      <w:numFmt w:val="bullet"/>
      <w:lvlText w:val=""/>
      <w:lvlJc w:val="left"/>
      <w:pPr>
        <w:ind w:left="2939" w:hanging="420"/>
      </w:pPr>
      <w:rPr>
        <w:rFonts w:ascii="Wingdings" w:hAnsi="Wingdings" w:hint="default"/>
      </w:rPr>
    </w:lvl>
    <w:lvl w:ilvl="5">
      <w:start w:val="1"/>
      <w:numFmt w:val="bullet"/>
      <w:lvlText w:val=""/>
      <w:lvlJc w:val="left"/>
      <w:pPr>
        <w:ind w:left="3359" w:hanging="420"/>
      </w:pPr>
      <w:rPr>
        <w:rFonts w:ascii="Wingdings" w:hAnsi="Wingdings" w:hint="default"/>
      </w:rPr>
    </w:lvl>
    <w:lvl w:ilvl="6">
      <w:start w:val="1"/>
      <w:numFmt w:val="bullet"/>
      <w:lvlText w:val=""/>
      <w:lvlJc w:val="left"/>
      <w:pPr>
        <w:ind w:left="3779" w:hanging="420"/>
      </w:pPr>
      <w:rPr>
        <w:rFonts w:ascii="Wingdings" w:hAnsi="Wingdings" w:hint="default"/>
      </w:rPr>
    </w:lvl>
    <w:lvl w:ilvl="7">
      <w:start w:val="1"/>
      <w:numFmt w:val="bullet"/>
      <w:lvlText w:val=""/>
      <w:lvlJc w:val="left"/>
      <w:pPr>
        <w:ind w:left="4199" w:hanging="420"/>
      </w:pPr>
      <w:rPr>
        <w:rFonts w:ascii="Wingdings" w:hAnsi="Wingdings" w:hint="default"/>
      </w:rPr>
    </w:lvl>
    <w:lvl w:ilvl="8">
      <w:start w:val="1"/>
      <w:numFmt w:val="bullet"/>
      <w:lvlText w:val=""/>
      <w:lvlJc w:val="left"/>
      <w:pPr>
        <w:ind w:left="4619" w:hanging="420"/>
      </w:pPr>
      <w:rPr>
        <w:rFonts w:ascii="Wingdings" w:hAnsi="Wingdings" w:hint="default"/>
      </w:rPr>
    </w:lvl>
  </w:abstractNum>
  <w:abstractNum w:abstractNumId="20" w15:restartNumberingAfterBreak="0">
    <w:nsid w:val="58AF4D1E"/>
    <w:multiLevelType w:val="singleLevel"/>
    <w:tmpl w:val="58AF4D1E"/>
    <w:lvl w:ilvl="0">
      <w:start w:val="1"/>
      <w:numFmt w:val="bullet"/>
      <w:lvlText w:val=""/>
      <w:lvlJc w:val="left"/>
      <w:pPr>
        <w:tabs>
          <w:tab w:val="left" w:pos="420"/>
        </w:tabs>
        <w:ind w:left="840" w:hanging="420"/>
      </w:pPr>
      <w:rPr>
        <w:rFonts w:ascii="Wingdings" w:hAnsi="Wingdings" w:hint="default"/>
      </w:rPr>
    </w:lvl>
  </w:abstractNum>
  <w:abstractNum w:abstractNumId="21" w15:restartNumberingAfterBreak="0">
    <w:nsid w:val="617FBBE0"/>
    <w:multiLevelType w:val="singleLevel"/>
    <w:tmpl w:val="617FBBE0"/>
    <w:lvl w:ilvl="0">
      <w:start w:val="1"/>
      <w:numFmt w:val="bullet"/>
      <w:lvlText w:val=""/>
      <w:lvlJc w:val="left"/>
      <w:pPr>
        <w:ind w:left="420" w:hanging="420"/>
      </w:pPr>
      <w:rPr>
        <w:rFonts w:ascii="Wingdings" w:hAnsi="Wingdings" w:hint="default"/>
      </w:rPr>
    </w:lvl>
  </w:abstractNum>
  <w:abstractNum w:abstractNumId="22" w15:restartNumberingAfterBreak="0">
    <w:nsid w:val="617FBC4F"/>
    <w:multiLevelType w:val="singleLevel"/>
    <w:tmpl w:val="617FBC4F"/>
    <w:lvl w:ilvl="0">
      <w:start w:val="1"/>
      <w:numFmt w:val="bullet"/>
      <w:lvlText w:val=""/>
      <w:lvlJc w:val="left"/>
      <w:pPr>
        <w:ind w:left="420" w:hanging="420"/>
      </w:pPr>
      <w:rPr>
        <w:rFonts w:ascii="Wingdings" w:hAnsi="Wingdings" w:hint="default"/>
      </w:rPr>
    </w:lvl>
  </w:abstractNum>
  <w:abstractNum w:abstractNumId="23" w15:restartNumberingAfterBreak="0">
    <w:nsid w:val="617FBCB5"/>
    <w:multiLevelType w:val="singleLevel"/>
    <w:tmpl w:val="617FBCB5"/>
    <w:lvl w:ilvl="0">
      <w:start w:val="1"/>
      <w:numFmt w:val="bullet"/>
      <w:lvlText w:val=""/>
      <w:lvlJc w:val="left"/>
      <w:pPr>
        <w:ind w:left="420" w:hanging="420"/>
      </w:pPr>
      <w:rPr>
        <w:rFonts w:ascii="Wingdings" w:hAnsi="Wingdings" w:hint="default"/>
      </w:rPr>
    </w:lvl>
  </w:abstractNum>
  <w:abstractNum w:abstractNumId="24" w15:restartNumberingAfterBreak="0">
    <w:nsid w:val="617FBD8B"/>
    <w:multiLevelType w:val="singleLevel"/>
    <w:tmpl w:val="617FBD8B"/>
    <w:lvl w:ilvl="0">
      <w:start w:val="1"/>
      <w:numFmt w:val="bullet"/>
      <w:lvlText w:val=""/>
      <w:lvlJc w:val="left"/>
      <w:pPr>
        <w:ind w:left="420" w:hanging="420"/>
      </w:pPr>
      <w:rPr>
        <w:rFonts w:ascii="Wingdings" w:hAnsi="Wingdings" w:hint="default"/>
      </w:rPr>
    </w:lvl>
  </w:abstractNum>
  <w:abstractNum w:abstractNumId="25" w15:restartNumberingAfterBreak="0">
    <w:nsid w:val="617FDB14"/>
    <w:multiLevelType w:val="singleLevel"/>
    <w:tmpl w:val="617FDB14"/>
    <w:lvl w:ilvl="0">
      <w:start w:val="1"/>
      <w:numFmt w:val="bullet"/>
      <w:lvlText w:val=""/>
      <w:lvlJc w:val="left"/>
      <w:pPr>
        <w:ind w:left="420" w:hanging="420"/>
      </w:pPr>
      <w:rPr>
        <w:rFonts w:ascii="Wingdings" w:hAnsi="Wingdings" w:hint="default"/>
      </w:rPr>
    </w:lvl>
  </w:abstractNum>
  <w:abstractNum w:abstractNumId="26" w15:restartNumberingAfterBreak="0">
    <w:nsid w:val="617FDBFA"/>
    <w:multiLevelType w:val="singleLevel"/>
    <w:tmpl w:val="617FDBFA"/>
    <w:lvl w:ilvl="0">
      <w:start w:val="1"/>
      <w:numFmt w:val="bullet"/>
      <w:lvlText w:val=""/>
      <w:lvlJc w:val="left"/>
      <w:pPr>
        <w:ind w:left="420" w:hanging="420"/>
      </w:pPr>
      <w:rPr>
        <w:rFonts w:ascii="Wingdings" w:hAnsi="Wingdings" w:hint="default"/>
      </w:rPr>
    </w:lvl>
  </w:abstractNum>
  <w:abstractNum w:abstractNumId="27" w15:restartNumberingAfterBreak="0">
    <w:nsid w:val="617FDC53"/>
    <w:multiLevelType w:val="singleLevel"/>
    <w:tmpl w:val="617FDC53"/>
    <w:lvl w:ilvl="0">
      <w:start w:val="1"/>
      <w:numFmt w:val="bullet"/>
      <w:lvlText w:val=""/>
      <w:lvlJc w:val="left"/>
      <w:pPr>
        <w:ind w:left="420" w:hanging="420"/>
      </w:pPr>
      <w:rPr>
        <w:rFonts w:ascii="Wingdings" w:hAnsi="Wingdings" w:hint="default"/>
      </w:rPr>
    </w:lvl>
  </w:abstractNum>
  <w:abstractNum w:abstractNumId="28" w15:restartNumberingAfterBreak="0">
    <w:nsid w:val="617FDCE1"/>
    <w:multiLevelType w:val="singleLevel"/>
    <w:tmpl w:val="617FDCE1"/>
    <w:lvl w:ilvl="0">
      <w:start w:val="1"/>
      <w:numFmt w:val="bullet"/>
      <w:lvlText w:val=""/>
      <w:lvlJc w:val="left"/>
      <w:pPr>
        <w:ind w:left="420" w:hanging="420"/>
      </w:pPr>
      <w:rPr>
        <w:rFonts w:ascii="Wingdings" w:hAnsi="Wingdings" w:hint="default"/>
      </w:rPr>
    </w:lvl>
  </w:abstractNum>
  <w:abstractNum w:abstractNumId="29" w15:restartNumberingAfterBreak="0">
    <w:nsid w:val="629539C2"/>
    <w:multiLevelType w:val="multilevel"/>
    <w:tmpl w:val="629539C2"/>
    <w:lvl w:ilvl="0">
      <w:start w:val="1"/>
      <w:numFmt w:val="decimal"/>
      <w:pStyle w:val="1"/>
      <w:lvlText w:val="步骤%1"/>
      <w:lvlJc w:val="center"/>
      <w:pPr>
        <w:ind w:left="704" w:hanging="420"/>
      </w:pPr>
      <w:rPr>
        <w:rFonts w:ascii="Times New Roman" w:hAnsi="Times New Roman" w:cs="Times New Roman"/>
        <w:b/>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rPr>
    </w:lvl>
    <w:lvl w:ilvl="1">
      <w:start w:val="2"/>
      <w:numFmt w:val="japaneseCounting"/>
      <w:lvlText w:val="%2、"/>
      <w:lvlJc w:val="left"/>
      <w:pPr>
        <w:ind w:left="450" w:hanging="450"/>
      </w:pPr>
      <w:rPr>
        <w:rFonts w:hint="default"/>
      </w:rPr>
    </w:lvl>
    <w:lvl w:ilvl="2">
      <w:start w:val="1"/>
      <w:numFmt w:val="lowerRoman"/>
      <w:lvlText w:val="%3."/>
      <w:lvlJc w:val="right"/>
      <w:pPr>
        <w:ind w:left="546" w:hanging="420"/>
      </w:pPr>
    </w:lvl>
    <w:lvl w:ilvl="3">
      <w:start w:val="1"/>
      <w:numFmt w:val="decimal"/>
      <w:lvlText w:val="%4."/>
      <w:lvlJc w:val="left"/>
      <w:pPr>
        <w:ind w:left="966" w:hanging="420"/>
      </w:pPr>
    </w:lvl>
    <w:lvl w:ilvl="4">
      <w:start w:val="1"/>
      <w:numFmt w:val="lowerLetter"/>
      <w:lvlText w:val="%5)"/>
      <w:lvlJc w:val="left"/>
      <w:pPr>
        <w:ind w:left="1386" w:hanging="420"/>
      </w:pPr>
    </w:lvl>
    <w:lvl w:ilvl="5">
      <w:start w:val="1"/>
      <w:numFmt w:val="lowerRoman"/>
      <w:lvlText w:val="%6."/>
      <w:lvlJc w:val="right"/>
      <w:pPr>
        <w:ind w:left="1806" w:hanging="420"/>
      </w:pPr>
    </w:lvl>
    <w:lvl w:ilvl="6">
      <w:start w:val="1"/>
      <w:numFmt w:val="decimal"/>
      <w:lvlText w:val="%7."/>
      <w:lvlJc w:val="left"/>
      <w:pPr>
        <w:ind w:left="2226" w:hanging="420"/>
      </w:pPr>
    </w:lvl>
    <w:lvl w:ilvl="7">
      <w:start w:val="1"/>
      <w:numFmt w:val="lowerLetter"/>
      <w:lvlText w:val="%8)"/>
      <w:lvlJc w:val="left"/>
      <w:pPr>
        <w:ind w:left="2646" w:hanging="420"/>
      </w:pPr>
    </w:lvl>
    <w:lvl w:ilvl="8">
      <w:start w:val="1"/>
      <w:numFmt w:val="lowerRoman"/>
      <w:lvlText w:val="%9."/>
      <w:lvlJc w:val="right"/>
      <w:pPr>
        <w:ind w:left="3066" w:hanging="420"/>
      </w:pPr>
    </w:lvl>
  </w:abstractNum>
  <w:abstractNum w:abstractNumId="30" w15:restartNumberingAfterBreak="0">
    <w:nsid w:val="62C323D5"/>
    <w:multiLevelType w:val="multilevel"/>
    <w:tmpl w:val="62C323D5"/>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pStyle w:val="41"/>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31" w15:restartNumberingAfterBreak="0">
    <w:nsid w:val="674E7228"/>
    <w:multiLevelType w:val="multilevel"/>
    <w:tmpl w:val="674E7228"/>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2" w15:restartNumberingAfterBreak="0">
    <w:nsid w:val="6AF5198F"/>
    <w:multiLevelType w:val="multilevel"/>
    <w:tmpl w:val="6AF5198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3" w15:restartNumberingAfterBreak="0">
    <w:nsid w:val="72347E6A"/>
    <w:multiLevelType w:val="multilevel"/>
    <w:tmpl w:val="72347E6A"/>
    <w:lvl w:ilvl="0">
      <w:start w:val="1"/>
      <w:numFmt w:val="upperLetter"/>
      <w:pStyle w:val="a6"/>
      <w:lvlText w:val="附录%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4."/>
      <w:lvlJc w:val="left"/>
      <w:pPr>
        <w:tabs>
          <w:tab w:val="left" w:pos="567"/>
        </w:tabs>
        <w:ind w:left="936" w:hanging="680"/>
      </w:pPr>
    </w:lvl>
    <w:lvl w:ilvl="4">
      <w:start w:val="1"/>
      <w:numFmt w:val="decimal"/>
      <w:lvlText w:val="%5）"/>
      <w:lvlJc w:val="left"/>
      <w:pPr>
        <w:tabs>
          <w:tab w:val="left" w:pos="567"/>
        </w:tabs>
        <w:ind w:left="936" w:hanging="680"/>
      </w:pPr>
    </w:lvl>
    <w:lvl w:ilvl="5">
      <w:start w:val="1"/>
      <w:numFmt w:val="lowerLetter"/>
      <w:lvlText w:val="%6）"/>
      <w:lvlJc w:val="left"/>
      <w:pPr>
        <w:tabs>
          <w:tab w:val="left" w:pos="567"/>
        </w:tabs>
        <w:ind w:left="936" w:hanging="680"/>
      </w:pPr>
    </w:lvl>
    <w:lvl w:ilvl="6">
      <w:start w:val="1"/>
      <w:numFmt w:val="lowerRoman"/>
      <w:lvlText w:val="%7"/>
      <w:lvlJc w:val="left"/>
      <w:pPr>
        <w:tabs>
          <w:tab w:val="left" w:pos="567"/>
        </w:tabs>
        <w:ind w:left="936" w:hanging="6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34" w15:restartNumberingAfterBreak="0">
    <w:nsid w:val="732649E7"/>
    <w:multiLevelType w:val="multilevel"/>
    <w:tmpl w:val="732649E7"/>
    <w:lvl w:ilvl="0">
      <w:start w:val="1"/>
      <w:numFmt w:val="decimal"/>
      <w:pStyle w:val="10"/>
      <w:suff w:val="nothing"/>
      <w:lvlText w:val="%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4. "/>
      <w:lvlJc w:val="left"/>
      <w:pPr>
        <w:ind w:left="0" w:firstLine="624"/>
      </w:pPr>
    </w:lvl>
    <w:lvl w:ilvl="4">
      <w:start w:val="1"/>
      <w:numFmt w:val="decimal"/>
      <w:pStyle w:val="50"/>
      <w:lvlText w:val="(%5)"/>
      <w:lvlJc w:val="left"/>
      <w:pPr>
        <w:tabs>
          <w:tab w:val="left" w:pos="1134"/>
        </w:tabs>
        <w:ind w:left="1134" w:hanging="510"/>
      </w:pPr>
    </w:lvl>
    <w:lvl w:ilvl="5">
      <w:start w:val="1"/>
      <w:numFmt w:val="decimal"/>
      <w:lvlRestart w:val="1"/>
      <w:suff w:val="space"/>
      <w:lvlText w:val="图%1-%6"/>
      <w:lvlJc w:val="left"/>
      <w:pPr>
        <w:ind w:left="0" w:firstLine="0"/>
      </w:pPr>
    </w:lvl>
    <w:lvl w:ilvl="6">
      <w:start w:val="1"/>
      <w:numFmt w:val="decimal"/>
      <w:lvlRestart w:val="1"/>
      <w:suff w:val="space"/>
      <w:lvlText w:val="表%1-%7"/>
      <w:lvlJc w:val="left"/>
      <w:pPr>
        <w:ind w:left="0" w:firstLine="624"/>
      </w:pPr>
    </w:lvl>
    <w:lvl w:ilvl="7">
      <w:start w:val="1"/>
      <w:numFmt w:val="lowerLetter"/>
      <w:lvlRestart w:val="5"/>
      <w:lvlText w:val="%8."/>
      <w:lvlJc w:val="left"/>
      <w:pPr>
        <w:tabs>
          <w:tab w:val="left" w:pos="1418"/>
        </w:tabs>
        <w:ind w:left="1418" w:hanging="284"/>
      </w:pPr>
    </w:lvl>
    <w:lvl w:ilvl="8">
      <w:start w:val="1"/>
      <w:numFmt w:val="decimal"/>
      <w:lvlRestart w:val="4"/>
      <w:lvlText w:val="步骤%9"/>
      <w:lvlJc w:val="left"/>
      <w:pPr>
        <w:tabs>
          <w:tab w:val="left" w:pos="737"/>
        </w:tabs>
        <w:ind w:left="737" w:hanging="737"/>
      </w:pPr>
    </w:lvl>
  </w:abstractNum>
  <w:abstractNum w:abstractNumId="35" w15:restartNumberingAfterBreak="0">
    <w:nsid w:val="73391E82"/>
    <w:multiLevelType w:val="multilevel"/>
    <w:tmpl w:val="73391E82"/>
    <w:lvl w:ilvl="0">
      <w:start w:val="1"/>
      <w:numFmt w:val="decimal"/>
      <w:pStyle w:val="1dbapp"/>
      <w:lvlText w:val="%1"/>
      <w:lvlJc w:val="left"/>
      <w:pPr>
        <w:ind w:left="425" w:hanging="425"/>
      </w:pPr>
      <w:rPr>
        <w:rFonts w:hint="eastAsia"/>
      </w:rPr>
    </w:lvl>
    <w:lvl w:ilvl="1">
      <w:start w:val="1"/>
      <w:numFmt w:val="decimal"/>
      <w:pStyle w:val="2"/>
      <w:suff w:val="space"/>
      <w:lvlText w:val="%1.%2 "/>
      <w:lvlJc w:val="left"/>
      <w:pPr>
        <w:ind w:left="420" w:hanging="420"/>
      </w:pPr>
      <w:rPr>
        <w:rFonts w:hint="eastAsia"/>
      </w:rPr>
    </w:lvl>
    <w:lvl w:ilvl="2">
      <w:start w:val="1"/>
      <w:numFmt w:val="decimal"/>
      <w:pStyle w:val="3dbapp"/>
      <w:suff w:val="space"/>
      <w:lvlText w:val="%1.%2.%3 "/>
      <w:lvlJc w:val="left"/>
      <w:pPr>
        <w:ind w:left="680" w:hanging="680"/>
      </w:pPr>
      <w:rPr>
        <w:rFonts w:hint="eastAsia"/>
      </w:rPr>
    </w:lvl>
    <w:lvl w:ilvl="3">
      <w:start w:val="1"/>
      <w:numFmt w:val="decimal"/>
      <w:pStyle w:val="4dbapp"/>
      <w:suff w:val="space"/>
      <w:lvlText w:val="%1.%2.%3.%4 "/>
      <w:lvlJc w:val="left"/>
      <w:pPr>
        <w:ind w:left="794" w:hanging="794"/>
      </w:pPr>
      <w:rPr>
        <w:rFonts w:hint="eastAsia"/>
      </w:rPr>
    </w:lvl>
    <w:lvl w:ilvl="4">
      <w:start w:val="1"/>
      <w:numFmt w:val="decimal"/>
      <w:pStyle w:val="5dbapp"/>
      <w:suff w:val="space"/>
      <w:lvlText w:val="%1.%2.%3.%4.%5 "/>
      <w:lvlJc w:val="left"/>
      <w:pPr>
        <w:ind w:left="907" w:hanging="907"/>
      </w:pPr>
      <w:rPr>
        <w:rFonts w:hint="eastAsia"/>
      </w:rPr>
    </w:lvl>
    <w:lvl w:ilvl="5">
      <w:start w:val="1"/>
      <w:numFmt w:val="decimal"/>
      <w:pStyle w:val="6dbapp"/>
      <w:suff w:val="space"/>
      <w:lvlText w:val="%1.%2.%3.%4.%5.%6 "/>
      <w:lvlJc w:val="left"/>
      <w:pPr>
        <w:ind w:left="1021" w:hanging="1021"/>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6" w15:restartNumberingAfterBreak="0">
    <w:nsid w:val="78617879"/>
    <w:multiLevelType w:val="multilevel"/>
    <w:tmpl w:val="78617879"/>
    <w:lvl w:ilvl="0">
      <w:start w:val="1"/>
      <w:numFmt w:val="decimal"/>
      <w:lvlText w:val="%1"/>
      <w:lvlJc w:val="left"/>
      <w:pPr>
        <w:tabs>
          <w:tab w:val="left" w:pos="3409"/>
        </w:tabs>
        <w:ind w:left="3409" w:hanging="432"/>
      </w:pPr>
    </w:lvl>
    <w:lvl w:ilvl="1">
      <w:start w:val="1"/>
      <w:numFmt w:val="decimal"/>
      <w:lvlText w:val="%1.%2"/>
      <w:lvlJc w:val="left"/>
      <w:pPr>
        <w:tabs>
          <w:tab w:val="left" w:pos="624"/>
        </w:tabs>
        <w:ind w:left="624" w:hanging="624"/>
      </w:pPr>
    </w:lvl>
    <w:lvl w:ilvl="2">
      <w:start w:val="1"/>
      <w:numFmt w:val="decimal"/>
      <w:lvlText w:val="%1.%2.%3"/>
      <w:lvlJc w:val="left"/>
      <w:pPr>
        <w:tabs>
          <w:tab w:val="left" w:pos="737"/>
        </w:tabs>
        <w:ind w:left="737" w:hanging="737"/>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37" w15:restartNumberingAfterBreak="0">
    <w:nsid w:val="7C355CBA"/>
    <w:multiLevelType w:val="multilevel"/>
    <w:tmpl w:val="7C355CB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810173335">
    <w:abstractNumId w:val="35"/>
  </w:num>
  <w:num w:numId="2" w16cid:durableId="1626740159">
    <w:abstractNumId w:val="17"/>
  </w:num>
  <w:num w:numId="3" w16cid:durableId="72122194">
    <w:abstractNumId w:val="34"/>
  </w:num>
  <w:num w:numId="4" w16cid:durableId="754862316">
    <w:abstractNumId w:val="36"/>
  </w:num>
  <w:num w:numId="5" w16cid:durableId="1867210424">
    <w:abstractNumId w:val="33"/>
  </w:num>
  <w:num w:numId="6" w16cid:durableId="1046565398">
    <w:abstractNumId w:val="10"/>
  </w:num>
  <w:num w:numId="7" w16cid:durableId="1593079744">
    <w:abstractNumId w:val="13"/>
  </w:num>
  <w:num w:numId="8" w16cid:durableId="796607184">
    <w:abstractNumId w:val="30"/>
  </w:num>
  <w:num w:numId="9" w16cid:durableId="622736089">
    <w:abstractNumId w:val="4"/>
  </w:num>
  <w:num w:numId="10" w16cid:durableId="1541740448">
    <w:abstractNumId w:val="9"/>
  </w:num>
  <w:num w:numId="11" w16cid:durableId="405689456">
    <w:abstractNumId w:val="29"/>
  </w:num>
  <w:num w:numId="12" w16cid:durableId="503481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151145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18203465">
    <w:abstractNumId w:val="6"/>
  </w:num>
  <w:num w:numId="15" w16cid:durableId="1350763305">
    <w:abstractNumId w:val="16"/>
  </w:num>
  <w:num w:numId="16" w16cid:durableId="710226736">
    <w:abstractNumId w:val="7"/>
  </w:num>
  <w:num w:numId="17" w16cid:durableId="1312128524">
    <w:abstractNumId w:val="19"/>
  </w:num>
  <w:num w:numId="18" w16cid:durableId="25831651">
    <w:abstractNumId w:val="32"/>
  </w:num>
  <w:num w:numId="19" w16cid:durableId="786509819">
    <w:abstractNumId w:val="21"/>
  </w:num>
  <w:num w:numId="20" w16cid:durableId="345984534">
    <w:abstractNumId w:val="0"/>
  </w:num>
  <w:num w:numId="21" w16cid:durableId="1935240418">
    <w:abstractNumId w:val="22"/>
  </w:num>
  <w:num w:numId="22" w16cid:durableId="2004967953">
    <w:abstractNumId w:val="31"/>
  </w:num>
  <w:num w:numId="23" w16cid:durableId="344016098">
    <w:abstractNumId w:val="15"/>
  </w:num>
  <w:num w:numId="24" w16cid:durableId="531529342">
    <w:abstractNumId w:val="20"/>
  </w:num>
  <w:num w:numId="25" w16cid:durableId="2058502460">
    <w:abstractNumId w:val="1"/>
  </w:num>
  <w:num w:numId="26" w16cid:durableId="1501120078">
    <w:abstractNumId w:val="8"/>
  </w:num>
  <w:num w:numId="27" w16cid:durableId="440220222">
    <w:abstractNumId w:val="2"/>
  </w:num>
  <w:num w:numId="28" w16cid:durableId="37902962">
    <w:abstractNumId w:val="37"/>
  </w:num>
  <w:num w:numId="29" w16cid:durableId="2102678409">
    <w:abstractNumId w:val="27"/>
  </w:num>
  <w:num w:numId="30" w16cid:durableId="1503547948">
    <w:abstractNumId w:val="23"/>
  </w:num>
  <w:num w:numId="31" w16cid:durableId="1636834975">
    <w:abstractNumId w:val="24"/>
  </w:num>
  <w:num w:numId="32" w16cid:durableId="321664451">
    <w:abstractNumId w:val="11"/>
  </w:num>
  <w:num w:numId="33" w16cid:durableId="840857258">
    <w:abstractNumId w:val="28"/>
  </w:num>
  <w:num w:numId="34" w16cid:durableId="1161849819">
    <w:abstractNumId w:val="26"/>
  </w:num>
  <w:num w:numId="35" w16cid:durableId="1644769047">
    <w:abstractNumId w:val="18"/>
  </w:num>
  <w:num w:numId="36" w16cid:durableId="1265922007">
    <w:abstractNumId w:val="25"/>
  </w:num>
  <w:num w:numId="37" w16cid:durableId="106195626">
    <w:abstractNumId w:val="3"/>
  </w:num>
  <w:num w:numId="38" w16cid:durableId="1291589597">
    <w:abstractNumId w:val="4"/>
  </w:num>
  <w:num w:numId="39" w16cid:durableId="996037783">
    <w:abstractNumId w:val="4"/>
  </w:num>
  <w:num w:numId="40" w16cid:durableId="1806897178">
    <w:abstractNumId w:val="4"/>
  </w:num>
  <w:num w:numId="41" w16cid:durableId="1539245799">
    <w:abstractNumId w:val="4"/>
  </w:num>
  <w:num w:numId="42" w16cid:durableId="87434756">
    <w:abstractNumId w:val="4"/>
  </w:num>
  <w:num w:numId="43" w16cid:durableId="178353605">
    <w:abstractNumId w:val="4"/>
  </w:num>
  <w:num w:numId="44" w16cid:durableId="126246770">
    <w:abstractNumId w:val="4"/>
  </w:num>
  <w:num w:numId="45" w16cid:durableId="1163665649">
    <w:abstractNumId w:val="4"/>
  </w:num>
  <w:num w:numId="46" w16cid:durableId="441538192">
    <w:abstractNumId w:val="4"/>
  </w:num>
  <w:num w:numId="47" w16cid:durableId="1892420243">
    <w:abstractNumId w:val="4"/>
  </w:num>
  <w:num w:numId="48" w16cid:durableId="881787336">
    <w:abstractNumId w:val="14"/>
  </w:num>
  <w:num w:numId="49" w16cid:durableId="1821268000">
    <w:abstractNumId w:val="35"/>
  </w:num>
  <w:num w:numId="50" w16cid:durableId="1305545734">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e baiyi">
    <w15:presenceInfo w15:providerId="None" w15:userId="he baiy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bordersDoNotSurroundHeader/>
  <w:bordersDoNotSurroundFooter/>
  <w:proofState w:spelling="clean" w:grammar="clean"/>
  <w:attachedTemplate r:id="rId1"/>
  <w:linkStyles/>
  <w:documentProtection w:edit="trackedChanges" w:enforcement="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I4YTk3YmY5MTk3NTUxZTNlN2ZmOWIwZmJjNjQzNjEifQ=="/>
  </w:docVars>
  <w:rsids>
    <w:rsidRoot w:val="00172A27"/>
    <w:rsid w:val="AFD6C837"/>
    <w:rsid w:val="B7930B82"/>
    <w:rsid w:val="BBFC2DEB"/>
    <w:rsid w:val="C5BF0B47"/>
    <w:rsid w:val="DDEF54D6"/>
    <w:rsid w:val="DFEEFC6D"/>
    <w:rsid w:val="E3E99883"/>
    <w:rsid w:val="F75B558A"/>
    <w:rsid w:val="F7EFFAA6"/>
    <w:rsid w:val="F9316DC1"/>
    <w:rsid w:val="FFBFB38C"/>
    <w:rsid w:val="FFECA281"/>
    <w:rsid w:val="FFFFCDF0"/>
    <w:rsid w:val="00004414"/>
    <w:rsid w:val="00005333"/>
    <w:rsid w:val="000106C3"/>
    <w:rsid w:val="0001602E"/>
    <w:rsid w:val="00017700"/>
    <w:rsid w:val="0002066F"/>
    <w:rsid w:val="000228A5"/>
    <w:rsid w:val="00022E74"/>
    <w:rsid w:val="00023C07"/>
    <w:rsid w:val="0002617A"/>
    <w:rsid w:val="00030810"/>
    <w:rsid w:val="00030A15"/>
    <w:rsid w:val="0003166F"/>
    <w:rsid w:val="0003573C"/>
    <w:rsid w:val="00040E33"/>
    <w:rsid w:val="00045107"/>
    <w:rsid w:val="00045F64"/>
    <w:rsid w:val="000503BD"/>
    <w:rsid w:val="00051C7A"/>
    <w:rsid w:val="00054F4C"/>
    <w:rsid w:val="00055A2E"/>
    <w:rsid w:val="000614C0"/>
    <w:rsid w:val="00061EC4"/>
    <w:rsid w:val="00063851"/>
    <w:rsid w:val="00063C03"/>
    <w:rsid w:val="00064439"/>
    <w:rsid w:val="00065975"/>
    <w:rsid w:val="00070F97"/>
    <w:rsid w:val="00071024"/>
    <w:rsid w:val="00074714"/>
    <w:rsid w:val="0007741A"/>
    <w:rsid w:val="00082720"/>
    <w:rsid w:val="000855DA"/>
    <w:rsid w:val="00085B72"/>
    <w:rsid w:val="00087647"/>
    <w:rsid w:val="00087CC8"/>
    <w:rsid w:val="00092C02"/>
    <w:rsid w:val="000A0B36"/>
    <w:rsid w:val="000A0EBD"/>
    <w:rsid w:val="000A2D96"/>
    <w:rsid w:val="000A60E0"/>
    <w:rsid w:val="000A77BE"/>
    <w:rsid w:val="000B17D2"/>
    <w:rsid w:val="000B277B"/>
    <w:rsid w:val="000B324F"/>
    <w:rsid w:val="000B53DA"/>
    <w:rsid w:val="000B6D22"/>
    <w:rsid w:val="000C170F"/>
    <w:rsid w:val="000C1FED"/>
    <w:rsid w:val="000C2758"/>
    <w:rsid w:val="000C75AE"/>
    <w:rsid w:val="000D0F84"/>
    <w:rsid w:val="000D383E"/>
    <w:rsid w:val="000D4CA4"/>
    <w:rsid w:val="000E105A"/>
    <w:rsid w:val="000E114B"/>
    <w:rsid w:val="000F332F"/>
    <w:rsid w:val="000F7528"/>
    <w:rsid w:val="00106573"/>
    <w:rsid w:val="00106E51"/>
    <w:rsid w:val="00107E33"/>
    <w:rsid w:val="0011089B"/>
    <w:rsid w:val="00114653"/>
    <w:rsid w:val="00122E4C"/>
    <w:rsid w:val="001242A1"/>
    <w:rsid w:val="00125E9F"/>
    <w:rsid w:val="00134251"/>
    <w:rsid w:val="0014024A"/>
    <w:rsid w:val="00144DE2"/>
    <w:rsid w:val="001464A5"/>
    <w:rsid w:val="00150F5F"/>
    <w:rsid w:val="00152D18"/>
    <w:rsid w:val="001549A1"/>
    <w:rsid w:val="00167EFC"/>
    <w:rsid w:val="00171F01"/>
    <w:rsid w:val="00172A27"/>
    <w:rsid w:val="0017660C"/>
    <w:rsid w:val="00191589"/>
    <w:rsid w:val="0019567D"/>
    <w:rsid w:val="0019593D"/>
    <w:rsid w:val="00197AEB"/>
    <w:rsid w:val="00197BAB"/>
    <w:rsid w:val="001A2180"/>
    <w:rsid w:val="001A2F5C"/>
    <w:rsid w:val="001B134F"/>
    <w:rsid w:val="001B7CD1"/>
    <w:rsid w:val="001C49AE"/>
    <w:rsid w:val="001C6125"/>
    <w:rsid w:val="001C6E47"/>
    <w:rsid w:val="001E00E5"/>
    <w:rsid w:val="001E05B4"/>
    <w:rsid w:val="001E548E"/>
    <w:rsid w:val="001E60AE"/>
    <w:rsid w:val="001E7689"/>
    <w:rsid w:val="001E7C8F"/>
    <w:rsid w:val="001F2DC5"/>
    <w:rsid w:val="001F3E53"/>
    <w:rsid w:val="001F755A"/>
    <w:rsid w:val="002025E1"/>
    <w:rsid w:val="00207D0F"/>
    <w:rsid w:val="002138B3"/>
    <w:rsid w:val="00217062"/>
    <w:rsid w:val="00217295"/>
    <w:rsid w:val="00222C4D"/>
    <w:rsid w:val="00231BBF"/>
    <w:rsid w:val="00231C8D"/>
    <w:rsid w:val="00251812"/>
    <w:rsid w:val="002572DC"/>
    <w:rsid w:val="002605BF"/>
    <w:rsid w:val="00261B7D"/>
    <w:rsid w:val="0026266A"/>
    <w:rsid w:val="002672EE"/>
    <w:rsid w:val="00270EE5"/>
    <w:rsid w:val="00272A6E"/>
    <w:rsid w:val="002773A5"/>
    <w:rsid w:val="002801BC"/>
    <w:rsid w:val="00281F59"/>
    <w:rsid w:val="00285C54"/>
    <w:rsid w:val="00290BE6"/>
    <w:rsid w:val="002920A1"/>
    <w:rsid w:val="002A0332"/>
    <w:rsid w:val="002A625C"/>
    <w:rsid w:val="002A6751"/>
    <w:rsid w:val="002A772A"/>
    <w:rsid w:val="002B6A55"/>
    <w:rsid w:val="002B7C16"/>
    <w:rsid w:val="002C0F67"/>
    <w:rsid w:val="002C3D3A"/>
    <w:rsid w:val="002C4148"/>
    <w:rsid w:val="002C4A35"/>
    <w:rsid w:val="002D1840"/>
    <w:rsid w:val="002E1493"/>
    <w:rsid w:val="002E2A41"/>
    <w:rsid w:val="002E2F1B"/>
    <w:rsid w:val="002E421B"/>
    <w:rsid w:val="002E487A"/>
    <w:rsid w:val="002F1518"/>
    <w:rsid w:val="002F4671"/>
    <w:rsid w:val="002F5761"/>
    <w:rsid w:val="00301345"/>
    <w:rsid w:val="003021AE"/>
    <w:rsid w:val="00307DC8"/>
    <w:rsid w:val="00310E48"/>
    <w:rsid w:val="0031157B"/>
    <w:rsid w:val="00312F1C"/>
    <w:rsid w:val="003168FE"/>
    <w:rsid w:val="00327860"/>
    <w:rsid w:val="003302A7"/>
    <w:rsid w:val="003309BF"/>
    <w:rsid w:val="003353CF"/>
    <w:rsid w:val="00336809"/>
    <w:rsid w:val="003402E5"/>
    <w:rsid w:val="00341F2E"/>
    <w:rsid w:val="00344D54"/>
    <w:rsid w:val="003518A4"/>
    <w:rsid w:val="00354195"/>
    <w:rsid w:val="00356E21"/>
    <w:rsid w:val="0036440B"/>
    <w:rsid w:val="0036792C"/>
    <w:rsid w:val="003730A8"/>
    <w:rsid w:val="00374D82"/>
    <w:rsid w:val="00380784"/>
    <w:rsid w:val="003863AA"/>
    <w:rsid w:val="00391580"/>
    <w:rsid w:val="00392938"/>
    <w:rsid w:val="003958FB"/>
    <w:rsid w:val="00396887"/>
    <w:rsid w:val="003A0737"/>
    <w:rsid w:val="003A3DF6"/>
    <w:rsid w:val="003A753E"/>
    <w:rsid w:val="003A7B28"/>
    <w:rsid w:val="003B003E"/>
    <w:rsid w:val="003D2458"/>
    <w:rsid w:val="003D3242"/>
    <w:rsid w:val="003D68A6"/>
    <w:rsid w:val="003D7559"/>
    <w:rsid w:val="003E41C8"/>
    <w:rsid w:val="003E448C"/>
    <w:rsid w:val="003E5CE0"/>
    <w:rsid w:val="003F72D2"/>
    <w:rsid w:val="0040058C"/>
    <w:rsid w:val="00402266"/>
    <w:rsid w:val="00407E02"/>
    <w:rsid w:val="0041037F"/>
    <w:rsid w:val="00411565"/>
    <w:rsid w:val="00412056"/>
    <w:rsid w:val="004178A0"/>
    <w:rsid w:val="004211A1"/>
    <w:rsid w:val="0042320C"/>
    <w:rsid w:val="00423F60"/>
    <w:rsid w:val="00424F49"/>
    <w:rsid w:val="00430301"/>
    <w:rsid w:val="0043090A"/>
    <w:rsid w:val="00430C0C"/>
    <w:rsid w:val="0043344B"/>
    <w:rsid w:val="00437CB1"/>
    <w:rsid w:val="00442220"/>
    <w:rsid w:val="00453087"/>
    <w:rsid w:val="00457A14"/>
    <w:rsid w:val="00460867"/>
    <w:rsid w:val="004618EA"/>
    <w:rsid w:val="0046221B"/>
    <w:rsid w:val="00463A1E"/>
    <w:rsid w:val="00464E24"/>
    <w:rsid w:val="00465D4C"/>
    <w:rsid w:val="00472A09"/>
    <w:rsid w:val="00476169"/>
    <w:rsid w:val="004761C9"/>
    <w:rsid w:val="004778F5"/>
    <w:rsid w:val="0048015E"/>
    <w:rsid w:val="00484B8C"/>
    <w:rsid w:val="00492D4C"/>
    <w:rsid w:val="004A270E"/>
    <w:rsid w:val="004A37A5"/>
    <w:rsid w:val="004A3C1B"/>
    <w:rsid w:val="004B07E0"/>
    <w:rsid w:val="004C5E61"/>
    <w:rsid w:val="004C7EBB"/>
    <w:rsid w:val="004D09B2"/>
    <w:rsid w:val="004E09ED"/>
    <w:rsid w:val="004E201B"/>
    <w:rsid w:val="004E4338"/>
    <w:rsid w:val="004F0B7E"/>
    <w:rsid w:val="005043AB"/>
    <w:rsid w:val="0050466E"/>
    <w:rsid w:val="0050689C"/>
    <w:rsid w:val="00510838"/>
    <w:rsid w:val="005126DA"/>
    <w:rsid w:val="00516C9F"/>
    <w:rsid w:val="00516FC3"/>
    <w:rsid w:val="00522B87"/>
    <w:rsid w:val="005270BF"/>
    <w:rsid w:val="0053074C"/>
    <w:rsid w:val="00533AA6"/>
    <w:rsid w:val="005379A0"/>
    <w:rsid w:val="005450E0"/>
    <w:rsid w:val="0054517C"/>
    <w:rsid w:val="00545F4D"/>
    <w:rsid w:val="00555E1A"/>
    <w:rsid w:val="00562EBD"/>
    <w:rsid w:val="005633D4"/>
    <w:rsid w:val="00564BF9"/>
    <w:rsid w:val="00567387"/>
    <w:rsid w:val="005715EC"/>
    <w:rsid w:val="00572D8E"/>
    <w:rsid w:val="005763A2"/>
    <w:rsid w:val="005768A4"/>
    <w:rsid w:val="00580E5F"/>
    <w:rsid w:val="00583FFF"/>
    <w:rsid w:val="00590FA2"/>
    <w:rsid w:val="00595A4C"/>
    <w:rsid w:val="005A5777"/>
    <w:rsid w:val="005A610E"/>
    <w:rsid w:val="005A7B50"/>
    <w:rsid w:val="005A7B5A"/>
    <w:rsid w:val="005B0C7E"/>
    <w:rsid w:val="005B2AE0"/>
    <w:rsid w:val="005B34EB"/>
    <w:rsid w:val="005C44C1"/>
    <w:rsid w:val="005C6193"/>
    <w:rsid w:val="005D0563"/>
    <w:rsid w:val="005D2052"/>
    <w:rsid w:val="005D7057"/>
    <w:rsid w:val="005D765D"/>
    <w:rsid w:val="005E2C1E"/>
    <w:rsid w:val="005E4842"/>
    <w:rsid w:val="005E4E89"/>
    <w:rsid w:val="005E66C6"/>
    <w:rsid w:val="005E6916"/>
    <w:rsid w:val="005F1E3A"/>
    <w:rsid w:val="005F41E6"/>
    <w:rsid w:val="00610A23"/>
    <w:rsid w:val="00613EF4"/>
    <w:rsid w:val="00625FA3"/>
    <w:rsid w:val="0062796B"/>
    <w:rsid w:val="00627C52"/>
    <w:rsid w:val="0064053C"/>
    <w:rsid w:val="0064145A"/>
    <w:rsid w:val="0064467A"/>
    <w:rsid w:val="006450E0"/>
    <w:rsid w:val="0064515A"/>
    <w:rsid w:val="00655B52"/>
    <w:rsid w:val="00657BCB"/>
    <w:rsid w:val="0066480C"/>
    <w:rsid w:val="00666CE4"/>
    <w:rsid w:val="0067212C"/>
    <w:rsid w:val="00674148"/>
    <w:rsid w:val="00680410"/>
    <w:rsid w:val="00682D78"/>
    <w:rsid w:val="0068461E"/>
    <w:rsid w:val="00687138"/>
    <w:rsid w:val="0069263B"/>
    <w:rsid w:val="006A041D"/>
    <w:rsid w:val="006A2598"/>
    <w:rsid w:val="006B0729"/>
    <w:rsid w:val="006B46F7"/>
    <w:rsid w:val="006B693B"/>
    <w:rsid w:val="006C3FCF"/>
    <w:rsid w:val="006D2E84"/>
    <w:rsid w:val="006D34E8"/>
    <w:rsid w:val="006D4A53"/>
    <w:rsid w:val="006D4B87"/>
    <w:rsid w:val="006D528E"/>
    <w:rsid w:val="006D6021"/>
    <w:rsid w:val="006E34BB"/>
    <w:rsid w:val="006E6E76"/>
    <w:rsid w:val="006F6D16"/>
    <w:rsid w:val="007001D3"/>
    <w:rsid w:val="00701151"/>
    <w:rsid w:val="007024E5"/>
    <w:rsid w:val="00706826"/>
    <w:rsid w:val="00712126"/>
    <w:rsid w:val="0071410D"/>
    <w:rsid w:val="00715437"/>
    <w:rsid w:val="007172F6"/>
    <w:rsid w:val="0071790A"/>
    <w:rsid w:val="00722C51"/>
    <w:rsid w:val="00724F95"/>
    <w:rsid w:val="007258F5"/>
    <w:rsid w:val="0073348D"/>
    <w:rsid w:val="00734B10"/>
    <w:rsid w:val="0074130A"/>
    <w:rsid w:val="007461BD"/>
    <w:rsid w:val="00747E32"/>
    <w:rsid w:val="007535B2"/>
    <w:rsid w:val="00763D95"/>
    <w:rsid w:val="00767735"/>
    <w:rsid w:val="007717D6"/>
    <w:rsid w:val="00774E74"/>
    <w:rsid w:val="00776366"/>
    <w:rsid w:val="007821D4"/>
    <w:rsid w:val="0079291C"/>
    <w:rsid w:val="0079358F"/>
    <w:rsid w:val="007A2BD1"/>
    <w:rsid w:val="007A3046"/>
    <w:rsid w:val="007A558B"/>
    <w:rsid w:val="007B0170"/>
    <w:rsid w:val="007B01A9"/>
    <w:rsid w:val="007B2A17"/>
    <w:rsid w:val="007B2F36"/>
    <w:rsid w:val="007C04A7"/>
    <w:rsid w:val="007D15E1"/>
    <w:rsid w:val="007D65A7"/>
    <w:rsid w:val="007E22F2"/>
    <w:rsid w:val="007E28E9"/>
    <w:rsid w:val="007E2ABB"/>
    <w:rsid w:val="007E7214"/>
    <w:rsid w:val="007F0168"/>
    <w:rsid w:val="007F063D"/>
    <w:rsid w:val="00801083"/>
    <w:rsid w:val="00811FEE"/>
    <w:rsid w:val="008176BC"/>
    <w:rsid w:val="00824EF5"/>
    <w:rsid w:val="00832D5F"/>
    <w:rsid w:val="00832F26"/>
    <w:rsid w:val="00835118"/>
    <w:rsid w:val="00841CD7"/>
    <w:rsid w:val="00842D8D"/>
    <w:rsid w:val="00844070"/>
    <w:rsid w:val="00847C1E"/>
    <w:rsid w:val="008514E0"/>
    <w:rsid w:val="00851F44"/>
    <w:rsid w:val="0085381E"/>
    <w:rsid w:val="00853C6F"/>
    <w:rsid w:val="008548A2"/>
    <w:rsid w:val="00855763"/>
    <w:rsid w:val="00860B93"/>
    <w:rsid w:val="00860D5C"/>
    <w:rsid w:val="0086176E"/>
    <w:rsid w:val="00862850"/>
    <w:rsid w:val="00862BCE"/>
    <w:rsid w:val="00864E7B"/>
    <w:rsid w:val="00865BC1"/>
    <w:rsid w:val="00871700"/>
    <w:rsid w:val="00871F97"/>
    <w:rsid w:val="00872083"/>
    <w:rsid w:val="0088052E"/>
    <w:rsid w:val="008860EF"/>
    <w:rsid w:val="008901F3"/>
    <w:rsid w:val="00890E24"/>
    <w:rsid w:val="00893121"/>
    <w:rsid w:val="00893E4B"/>
    <w:rsid w:val="00895755"/>
    <w:rsid w:val="008A1412"/>
    <w:rsid w:val="008A5336"/>
    <w:rsid w:val="008A72B0"/>
    <w:rsid w:val="008B15FB"/>
    <w:rsid w:val="008B331B"/>
    <w:rsid w:val="008B750C"/>
    <w:rsid w:val="008C2A5E"/>
    <w:rsid w:val="008C414C"/>
    <w:rsid w:val="008C5E1A"/>
    <w:rsid w:val="008D3AB2"/>
    <w:rsid w:val="008E4BE9"/>
    <w:rsid w:val="008E5E31"/>
    <w:rsid w:val="008E6744"/>
    <w:rsid w:val="008E7C20"/>
    <w:rsid w:val="008F0AE6"/>
    <w:rsid w:val="008F0B73"/>
    <w:rsid w:val="008F0BEE"/>
    <w:rsid w:val="008F2A31"/>
    <w:rsid w:val="00901891"/>
    <w:rsid w:val="00904DAA"/>
    <w:rsid w:val="00905E4D"/>
    <w:rsid w:val="00912B88"/>
    <w:rsid w:val="00920A7F"/>
    <w:rsid w:val="00921A51"/>
    <w:rsid w:val="00924167"/>
    <w:rsid w:val="00924CFB"/>
    <w:rsid w:val="00927FEA"/>
    <w:rsid w:val="009315F2"/>
    <w:rsid w:val="00940633"/>
    <w:rsid w:val="009422B8"/>
    <w:rsid w:val="00943D2A"/>
    <w:rsid w:val="00946043"/>
    <w:rsid w:val="009477D0"/>
    <w:rsid w:val="009556A8"/>
    <w:rsid w:val="0095796B"/>
    <w:rsid w:val="00960824"/>
    <w:rsid w:val="0096171B"/>
    <w:rsid w:val="0096253F"/>
    <w:rsid w:val="00967A65"/>
    <w:rsid w:val="00972AFA"/>
    <w:rsid w:val="00977805"/>
    <w:rsid w:val="00980F27"/>
    <w:rsid w:val="00983D18"/>
    <w:rsid w:val="00983F37"/>
    <w:rsid w:val="00994E14"/>
    <w:rsid w:val="009A042F"/>
    <w:rsid w:val="009A2B2C"/>
    <w:rsid w:val="009A31D7"/>
    <w:rsid w:val="009B4F83"/>
    <w:rsid w:val="009B5CDA"/>
    <w:rsid w:val="009C39C7"/>
    <w:rsid w:val="009C3C9E"/>
    <w:rsid w:val="009C5143"/>
    <w:rsid w:val="009C51E7"/>
    <w:rsid w:val="009C5398"/>
    <w:rsid w:val="009C663D"/>
    <w:rsid w:val="009D3544"/>
    <w:rsid w:val="009F203A"/>
    <w:rsid w:val="009F5666"/>
    <w:rsid w:val="00A03B83"/>
    <w:rsid w:val="00A10C18"/>
    <w:rsid w:val="00A126EE"/>
    <w:rsid w:val="00A155DF"/>
    <w:rsid w:val="00A168BA"/>
    <w:rsid w:val="00A228BE"/>
    <w:rsid w:val="00A241BE"/>
    <w:rsid w:val="00A30783"/>
    <w:rsid w:val="00A30F35"/>
    <w:rsid w:val="00A33634"/>
    <w:rsid w:val="00A35F77"/>
    <w:rsid w:val="00A421BB"/>
    <w:rsid w:val="00A44978"/>
    <w:rsid w:val="00A5077C"/>
    <w:rsid w:val="00A512B4"/>
    <w:rsid w:val="00A51CCB"/>
    <w:rsid w:val="00A538A2"/>
    <w:rsid w:val="00A545FC"/>
    <w:rsid w:val="00A6585E"/>
    <w:rsid w:val="00A70080"/>
    <w:rsid w:val="00A70BB5"/>
    <w:rsid w:val="00A7741F"/>
    <w:rsid w:val="00A86830"/>
    <w:rsid w:val="00A87DDE"/>
    <w:rsid w:val="00A93819"/>
    <w:rsid w:val="00A96421"/>
    <w:rsid w:val="00A9698E"/>
    <w:rsid w:val="00A970DC"/>
    <w:rsid w:val="00AA14DD"/>
    <w:rsid w:val="00AA3165"/>
    <w:rsid w:val="00AA3F2D"/>
    <w:rsid w:val="00AA702D"/>
    <w:rsid w:val="00AA7370"/>
    <w:rsid w:val="00AB06F4"/>
    <w:rsid w:val="00AB073C"/>
    <w:rsid w:val="00AB1636"/>
    <w:rsid w:val="00AB29D4"/>
    <w:rsid w:val="00AB5FB4"/>
    <w:rsid w:val="00AB6227"/>
    <w:rsid w:val="00AB6B2A"/>
    <w:rsid w:val="00AC363D"/>
    <w:rsid w:val="00AC53A0"/>
    <w:rsid w:val="00AC5BF2"/>
    <w:rsid w:val="00AC704F"/>
    <w:rsid w:val="00AC71B4"/>
    <w:rsid w:val="00AD20D8"/>
    <w:rsid w:val="00AD2472"/>
    <w:rsid w:val="00AE151F"/>
    <w:rsid w:val="00AE1B1F"/>
    <w:rsid w:val="00AE1E94"/>
    <w:rsid w:val="00AE3872"/>
    <w:rsid w:val="00AE7846"/>
    <w:rsid w:val="00AE7F5F"/>
    <w:rsid w:val="00AF7165"/>
    <w:rsid w:val="00AF7BD1"/>
    <w:rsid w:val="00B06327"/>
    <w:rsid w:val="00B15A95"/>
    <w:rsid w:val="00B21526"/>
    <w:rsid w:val="00B237C3"/>
    <w:rsid w:val="00B2551D"/>
    <w:rsid w:val="00B271B7"/>
    <w:rsid w:val="00B300EF"/>
    <w:rsid w:val="00B301A1"/>
    <w:rsid w:val="00B3277C"/>
    <w:rsid w:val="00B37F9C"/>
    <w:rsid w:val="00B431FA"/>
    <w:rsid w:val="00B43441"/>
    <w:rsid w:val="00B44636"/>
    <w:rsid w:val="00B47A55"/>
    <w:rsid w:val="00B52696"/>
    <w:rsid w:val="00B54013"/>
    <w:rsid w:val="00B564AA"/>
    <w:rsid w:val="00B571B9"/>
    <w:rsid w:val="00B71F9F"/>
    <w:rsid w:val="00B72808"/>
    <w:rsid w:val="00B73409"/>
    <w:rsid w:val="00B73AC8"/>
    <w:rsid w:val="00B858A2"/>
    <w:rsid w:val="00B96A24"/>
    <w:rsid w:val="00BA1BEA"/>
    <w:rsid w:val="00BA3225"/>
    <w:rsid w:val="00BB2728"/>
    <w:rsid w:val="00BB4D9F"/>
    <w:rsid w:val="00BB4F89"/>
    <w:rsid w:val="00BC0739"/>
    <w:rsid w:val="00BC6835"/>
    <w:rsid w:val="00BD5756"/>
    <w:rsid w:val="00BE1C02"/>
    <w:rsid w:val="00BE48BB"/>
    <w:rsid w:val="00BF32D0"/>
    <w:rsid w:val="00BF601C"/>
    <w:rsid w:val="00C05079"/>
    <w:rsid w:val="00C071DE"/>
    <w:rsid w:val="00C11D4C"/>
    <w:rsid w:val="00C12DE3"/>
    <w:rsid w:val="00C14616"/>
    <w:rsid w:val="00C212A2"/>
    <w:rsid w:val="00C2509C"/>
    <w:rsid w:val="00C271F2"/>
    <w:rsid w:val="00C432E6"/>
    <w:rsid w:val="00C43850"/>
    <w:rsid w:val="00C51D42"/>
    <w:rsid w:val="00C570A0"/>
    <w:rsid w:val="00C60668"/>
    <w:rsid w:val="00C622FF"/>
    <w:rsid w:val="00C64C4F"/>
    <w:rsid w:val="00C74887"/>
    <w:rsid w:val="00C76883"/>
    <w:rsid w:val="00C82B81"/>
    <w:rsid w:val="00C83634"/>
    <w:rsid w:val="00CA4119"/>
    <w:rsid w:val="00CB0000"/>
    <w:rsid w:val="00CB23B2"/>
    <w:rsid w:val="00CB47AC"/>
    <w:rsid w:val="00CD5354"/>
    <w:rsid w:val="00CD6510"/>
    <w:rsid w:val="00CE1B4A"/>
    <w:rsid w:val="00CE2AC1"/>
    <w:rsid w:val="00CE2FD5"/>
    <w:rsid w:val="00CE421C"/>
    <w:rsid w:val="00CE5AB0"/>
    <w:rsid w:val="00CE5E21"/>
    <w:rsid w:val="00CE7574"/>
    <w:rsid w:val="00CF26BC"/>
    <w:rsid w:val="00CF2C7D"/>
    <w:rsid w:val="00CF4176"/>
    <w:rsid w:val="00D02A58"/>
    <w:rsid w:val="00D17257"/>
    <w:rsid w:val="00D20EAB"/>
    <w:rsid w:val="00D22FC9"/>
    <w:rsid w:val="00D2582B"/>
    <w:rsid w:val="00D26E93"/>
    <w:rsid w:val="00D32D91"/>
    <w:rsid w:val="00D41043"/>
    <w:rsid w:val="00D42344"/>
    <w:rsid w:val="00D46589"/>
    <w:rsid w:val="00D5164D"/>
    <w:rsid w:val="00D57B0E"/>
    <w:rsid w:val="00D61F99"/>
    <w:rsid w:val="00D64D56"/>
    <w:rsid w:val="00D65361"/>
    <w:rsid w:val="00D70260"/>
    <w:rsid w:val="00D70FEB"/>
    <w:rsid w:val="00D81EBE"/>
    <w:rsid w:val="00D876AC"/>
    <w:rsid w:val="00D92832"/>
    <w:rsid w:val="00D94D2C"/>
    <w:rsid w:val="00D97415"/>
    <w:rsid w:val="00DE5AB7"/>
    <w:rsid w:val="00DE66C1"/>
    <w:rsid w:val="00DF34A1"/>
    <w:rsid w:val="00E0531F"/>
    <w:rsid w:val="00E10774"/>
    <w:rsid w:val="00E20412"/>
    <w:rsid w:val="00E23ECE"/>
    <w:rsid w:val="00E24034"/>
    <w:rsid w:val="00E2412B"/>
    <w:rsid w:val="00E24743"/>
    <w:rsid w:val="00E25F3D"/>
    <w:rsid w:val="00E321C6"/>
    <w:rsid w:val="00E361EB"/>
    <w:rsid w:val="00E42299"/>
    <w:rsid w:val="00E51840"/>
    <w:rsid w:val="00E519EB"/>
    <w:rsid w:val="00E6011F"/>
    <w:rsid w:val="00E63658"/>
    <w:rsid w:val="00E659DB"/>
    <w:rsid w:val="00E6743F"/>
    <w:rsid w:val="00E71B3B"/>
    <w:rsid w:val="00E74976"/>
    <w:rsid w:val="00E766C7"/>
    <w:rsid w:val="00E80298"/>
    <w:rsid w:val="00E80547"/>
    <w:rsid w:val="00E8312E"/>
    <w:rsid w:val="00E85C16"/>
    <w:rsid w:val="00E8718A"/>
    <w:rsid w:val="00E926E9"/>
    <w:rsid w:val="00E930BF"/>
    <w:rsid w:val="00E97F90"/>
    <w:rsid w:val="00EA1DC6"/>
    <w:rsid w:val="00EB203A"/>
    <w:rsid w:val="00EB2127"/>
    <w:rsid w:val="00EB25C1"/>
    <w:rsid w:val="00EB416A"/>
    <w:rsid w:val="00EB6F03"/>
    <w:rsid w:val="00EC0801"/>
    <w:rsid w:val="00EC0B64"/>
    <w:rsid w:val="00EC5ECA"/>
    <w:rsid w:val="00ED3474"/>
    <w:rsid w:val="00ED4656"/>
    <w:rsid w:val="00ED4DA4"/>
    <w:rsid w:val="00EE5AC2"/>
    <w:rsid w:val="00EF176B"/>
    <w:rsid w:val="00EF1AF6"/>
    <w:rsid w:val="00EF4863"/>
    <w:rsid w:val="00EF753C"/>
    <w:rsid w:val="00F018C8"/>
    <w:rsid w:val="00F1157F"/>
    <w:rsid w:val="00F222D2"/>
    <w:rsid w:val="00F2400B"/>
    <w:rsid w:val="00F30B59"/>
    <w:rsid w:val="00F31F9D"/>
    <w:rsid w:val="00F37FC4"/>
    <w:rsid w:val="00F41673"/>
    <w:rsid w:val="00F41BFC"/>
    <w:rsid w:val="00F45DA6"/>
    <w:rsid w:val="00F46B60"/>
    <w:rsid w:val="00F57201"/>
    <w:rsid w:val="00F60784"/>
    <w:rsid w:val="00F64C1B"/>
    <w:rsid w:val="00F64F93"/>
    <w:rsid w:val="00F67A59"/>
    <w:rsid w:val="00F7040A"/>
    <w:rsid w:val="00F73CE8"/>
    <w:rsid w:val="00F76D29"/>
    <w:rsid w:val="00F77D7E"/>
    <w:rsid w:val="00F87708"/>
    <w:rsid w:val="00F94827"/>
    <w:rsid w:val="00F972AF"/>
    <w:rsid w:val="00FA05D3"/>
    <w:rsid w:val="00FA07C2"/>
    <w:rsid w:val="00FA1419"/>
    <w:rsid w:val="00FA3DFB"/>
    <w:rsid w:val="00FB2484"/>
    <w:rsid w:val="00FB46C6"/>
    <w:rsid w:val="00FB495F"/>
    <w:rsid w:val="00FC6C63"/>
    <w:rsid w:val="00FD4C1F"/>
    <w:rsid w:val="00FD526E"/>
    <w:rsid w:val="00FD6928"/>
    <w:rsid w:val="00FE0339"/>
    <w:rsid w:val="00FE095D"/>
    <w:rsid w:val="00FE778F"/>
    <w:rsid w:val="00FF2EF6"/>
    <w:rsid w:val="00FF7E43"/>
    <w:rsid w:val="010A11BF"/>
    <w:rsid w:val="016A4BA8"/>
    <w:rsid w:val="017265DB"/>
    <w:rsid w:val="018856AF"/>
    <w:rsid w:val="018F4C90"/>
    <w:rsid w:val="02691701"/>
    <w:rsid w:val="03DA6BE5"/>
    <w:rsid w:val="04127E4F"/>
    <w:rsid w:val="041E1A74"/>
    <w:rsid w:val="048B5207"/>
    <w:rsid w:val="05131314"/>
    <w:rsid w:val="05412745"/>
    <w:rsid w:val="05443F97"/>
    <w:rsid w:val="05692847"/>
    <w:rsid w:val="06156BA7"/>
    <w:rsid w:val="061E1326"/>
    <w:rsid w:val="06AB769A"/>
    <w:rsid w:val="06F34B4B"/>
    <w:rsid w:val="0784378B"/>
    <w:rsid w:val="07D548E7"/>
    <w:rsid w:val="08046A35"/>
    <w:rsid w:val="081303C8"/>
    <w:rsid w:val="086F6867"/>
    <w:rsid w:val="08F1563F"/>
    <w:rsid w:val="093556F8"/>
    <w:rsid w:val="09811362"/>
    <w:rsid w:val="099A5DD9"/>
    <w:rsid w:val="09A156A0"/>
    <w:rsid w:val="09CC6CF3"/>
    <w:rsid w:val="09F73CDE"/>
    <w:rsid w:val="0A005C69"/>
    <w:rsid w:val="0A2368BD"/>
    <w:rsid w:val="0A643F76"/>
    <w:rsid w:val="0A7523D2"/>
    <w:rsid w:val="0A963EA9"/>
    <w:rsid w:val="0A980040"/>
    <w:rsid w:val="0AE661E9"/>
    <w:rsid w:val="0B985A5A"/>
    <w:rsid w:val="0BA83509"/>
    <w:rsid w:val="0BB240EC"/>
    <w:rsid w:val="0BD55995"/>
    <w:rsid w:val="0BFB6BAE"/>
    <w:rsid w:val="0CF53CA9"/>
    <w:rsid w:val="0D2210AE"/>
    <w:rsid w:val="0D251934"/>
    <w:rsid w:val="0D2D6F47"/>
    <w:rsid w:val="0D4F34E5"/>
    <w:rsid w:val="0D89297F"/>
    <w:rsid w:val="0E1B7F94"/>
    <w:rsid w:val="0EA65279"/>
    <w:rsid w:val="0EAE48F8"/>
    <w:rsid w:val="0F5A2AA5"/>
    <w:rsid w:val="0F5F0AE9"/>
    <w:rsid w:val="0F8E02F6"/>
    <w:rsid w:val="0FF550EB"/>
    <w:rsid w:val="10210001"/>
    <w:rsid w:val="10750456"/>
    <w:rsid w:val="108856CC"/>
    <w:rsid w:val="10F670A3"/>
    <w:rsid w:val="1102722C"/>
    <w:rsid w:val="110D5657"/>
    <w:rsid w:val="116873F8"/>
    <w:rsid w:val="11844126"/>
    <w:rsid w:val="127A564B"/>
    <w:rsid w:val="12AC5875"/>
    <w:rsid w:val="133C0B57"/>
    <w:rsid w:val="1346739A"/>
    <w:rsid w:val="15135796"/>
    <w:rsid w:val="160457F4"/>
    <w:rsid w:val="161B669A"/>
    <w:rsid w:val="16844216"/>
    <w:rsid w:val="183140D2"/>
    <w:rsid w:val="18741F28"/>
    <w:rsid w:val="189C41B0"/>
    <w:rsid w:val="18D9545F"/>
    <w:rsid w:val="18E1102D"/>
    <w:rsid w:val="1995279F"/>
    <w:rsid w:val="19AE26FC"/>
    <w:rsid w:val="19EC1561"/>
    <w:rsid w:val="1A1D5018"/>
    <w:rsid w:val="1A3031E4"/>
    <w:rsid w:val="1A792163"/>
    <w:rsid w:val="1A955867"/>
    <w:rsid w:val="1A9B10DB"/>
    <w:rsid w:val="1ACB068F"/>
    <w:rsid w:val="1BC0585B"/>
    <w:rsid w:val="1BCE1CC8"/>
    <w:rsid w:val="1C3A4FAA"/>
    <w:rsid w:val="1C766D8E"/>
    <w:rsid w:val="1CAD6C7B"/>
    <w:rsid w:val="1D0936F0"/>
    <w:rsid w:val="1D9968BB"/>
    <w:rsid w:val="1DC6338F"/>
    <w:rsid w:val="1DF57A73"/>
    <w:rsid w:val="1E35707C"/>
    <w:rsid w:val="1EEFBAE5"/>
    <w:rsid w:val="1F784C8E"/>
    <w:rsid w:val="1F8D59AA"/>
    <w:rsid w:val="1FEC1F74"/>
    <w:rsid w:val="20290166"/>
    <w:rsid w:val="206064E1"/>
    <w:rsid w:val="208B25D9"/>
    <w:rsid w:val="20B17A25"/>
    <w:rsid w:val="20E93CF9"/>
    <w:rsid w:val="2146174E"/>
    <w:rsid w:val="217345C7"/>
    <w:rsid w:val="217D7CEC"/>
    <w:rsid w:val="21A14A60"/>
    <w:rsid w:val="21A41C3A"/>
    <w:rsid w:val="21FF5A3F"/>
    <w:rsid w:val="22194FD6"/>
    <w:rsid w:val="22237002"/>
    <w:rsid w:val="22650499"/>
    <w:rsid w:val="22835243"/>
    <w:rsid w:val="22A273AB"/>
    <w:rsid w:val="22FB5322"/>
    <w:rsid w:val="23117E57"/>
    <w:rsid w:val="233F4832"/>
    <w:rsid w:val="23A758EB"/>
    <w:rsid w:val="23BE0FA1"/>
    <w:rsid w:val="24765391"/>
    <w:rsid w:val="24DB6881"/>
    <w:rsid w:val="25072C0B"/>
    <w:rsid w:val="251D40A6"/>
    <w:rsid w:val="25681802"/>
    <w:rsid w:val="2603204D"/>
    <w:rsid w:val="26062DCE"/>
    <w:rsid w:val="26F14FD7"/>
    <w:rsid w:val="273F5027"/>
    <w:rsid w:val="274E2D73"/>
    <w:rsid w:val="27BF66D8"/>
    <w:rsid w:val="27F81B64"/>
    <w:rsid w:val="281E1F69"/>
    <w:rsid w:val="284E0B51"/>
    <w:rsid w:val="28637F6D"/>
    <w:rsid w:val="28B543C7"/>
    <w:rsid w:val="2926314A"/>
    <w:rsid w:val="29266E45"/>
    <w:rsid w:val="294A216F"/>
    <w:rsid w:val="294F3307"/>
    <w:rsid w:val="296F00A3"/>
    <w:rsid w:val="2A4E51C9"/>
    <w:rsid w:val="2A4F1530"/>
    <w:rsid w:val="2A5F22A6"/>
    <w:rsid w:val="2C5139E7"/>
    <w:rsid w:val="2CC23042"/>
    <w:rsid w:val="2D0068BE"/>
    <w:rsid w:val="2D4555A2"/>
    <w:rsid w:val="2D7E27AF"/>
    <w:rsid w:val="2E313E9D"/>
    <w:rsid w:val="2E5324E9"/>
    <w:rsid w:val="2E823302"/>
    <w:rsid w:val="2EAF3DF8"/>
    <w:rsid w:val="2EB94C40"/>
    <w:rsid w:val="2EBF00B3"/>
    <w:rsid w:val="2F0957D2"/>
    <w:rsid w:val="2F22268D"/>
    <w:rsid w:val="2F2E6FE6"/>
    <w:rsid w:val="2F7B66D0"/>
    <w:rsid w:val="300C0E1B"/>
    <w:rsid w:val="30450F70"/>
    <w:rsid w:val="306732B1"/>
    <w:rsid w:val="31502FBE"/>
    <w:rsid w:val="31F8389C"/>
    <w:rsid w:val="32CA6051"/>
    <w:rsid w:val="3341436C"/>
    <w:rsid w:val="3370007C"/>
    <w:rsid w:val="33C95D4E"/>
    <w:rsid w:val="34463643"/>
    <w:rsid w:val="349107CA"/>
    <w:rsid w:val="349853DF"/>
    <w:rsid w:val="350014F0"/>
    <w:rsid w:val="35B32C2A"/>
    <w:rsid w:val="35D2691D"/>
    <w:rsid w:val="3618279F"/>
    <w:rsid w:val="363A7B2D"/>
    <w:rsid w:val="368D2F39"/>
    <w:rsid w:val="36B4161A"/>
    <w:rsid w:val="37060F75"/>
    <w:rsid w:val="37221834"/>
    <w:rsid w:val="37621AF4"/>
    <w:rsid w:val="37FFBA78"/>
    <w:rsid w:val="38646C20"/>
    <w:rsid w:val="396047E2"/>
    <w:rsid w:val="397C746B"/>
    <w:rsid w:val="3982065B"/>
    <w:rsid w:val="39921C26"/>
    <w:rsid w:val="39BD1573"/>
    <w:rsid w:val="39EC4EB5"/>
    <w:rsid w:val="39FA54BA"/>
    <w:rsid w:val="3A0A231E"/>
    <w:rsid w:val="3B3E7727"/>
    <w:rsid w:val="3B413AFF"/>
    <w:rsid w:val="3B6E1D08"/>
    <w:rsid w:val="3B714E2B"/>
    <w:rsid w:val="3BE376CF"/>
    <w:rsid w:val="3BEE3B6F"/>
    <w:rsid w:val="3C196AEE"/>
    <w:rsid w:val="3C1A1DFE"/>
    <w:rsid w:val="3C544530"/>
    <w:rsid w:val="3C600E9E"/>
    <w:rsid w:val="3CB04B3A"/>
    <w:rsid w:val="3CBE1C6F"/>
    <w:rsid w:val="3CFB49AC"/>
    <w:rsid w:val="3D192669"/>
    <w:rsid w:val="3D484892"/>
    <w:rsid w:val="3D94074F"/>
    <w:rsid w:val="3E17361A"/>
    <w:rsid w:val="3E467EA9"/>
    <w:rsid w:val="3E7C7AA0"/>
    <w:rsid w:val="3E8C500B"/>
    <w:rsid w:val="3EA66B99"/>
    <w:rsid w:val="3EDE6349"/>
    <w:rsid w:val="3EFF34B8"/>
    <w:rsid w:val="3F1C319E"/>
    <w:rsid w:val="3F5A1E64"/>
    <w:rsid w:val="3F5F7CCC"/>
    <w:rsid w:val="3F8D4A89"/>
    <w:rsid w:val="407C2E63"/>
    <w:rsid w:val="407C46BF"/>
    <w:rsid w:val="412070D7"/>
    <w:rsid w:val="415F7408"/>
    <w:rsid w:val="41850CE8"/>
    <w:rsid w:val="418705C4"/>
    <w:rsid w:val="41A87B6B"/>
    <w:rsid w:val="41CE332F"/>
    <w:rsid w:val="4205007B"/>
    <w:rsid w:val="425A6618"/>
    <w:rsid w:val="426D036D"/>
    <w:rsid w:val="427FD0DF"/>
    <w:rsid w:val="43044FF0"/>
    <w:rsid w:val="43A4177C"/>
    <w:rsid w:val="43DE324E"/>
    <w:rsid w:val="44475BB8"/>
    <w:rsid w:val="44526D49"/>
    <w:rsid w:val="45072EBC"/>
    <w:rsid w:val="45747C1C"/>
    <w:rsid w:val="462552D0"/>
    <w:rsid w:val="4642189D"/>
    <w:rsid w:val="46A7229B"/>
    <w:rsid w:val="46D1348D"/>
    <w:rsid w:val="472C17B7"/>
    <w:rsid w:val="473E027D"/>
    <w:rsid w:val="47A911FF"/>
    <w:rsid w:val="48441BB9"/>
    <w:rsid w:val="487D5F92"/>
    <w:rsid w:val="489D2FEB"/>
    <w:rsid w:val="48EC1FAC"/>
    <w:rsid w:val="496A7EAA"/>
    <w:rsid w:val="49857B77"/>
    <w:rsid w:val="49B17E7B"/>
    <w:rsid w:val="49B87320"/>
    <w:rsid w:val="49D12759"/>
    <w:rsid w:val="4A2F2733"/>
    <w:rsid w:val="4A8A45CF"/>
    <w:rsid w:val="4B1B1031"/>
    <w:rsid w:val="4B3802BB"/>
    <w:rsid w:val="4B3F6B4F"/>
    <w:rsid w:val="4B5F617A"/>
    <w:rsid w:val="4B7A5635"/>
    <w:rsid w:val="4B8A6053"/>
    <w:rsid w:val="4B92297F"/>
    <w:rsid w:val="4C20166C"/>
    <w:rsid w:val="4C514633"/>
    <w:rsid w:val="4CD31058"/>
    <w:rsid w:val="4CD3B52E"/>
    <w:rsid w:val="4CF663D4"/>
    <w:rsid w:val="4D25218A"/>
    <w:rsid w:val="4D92372A"/>
    <w:rsid w:val="4E296E9F"/>
    <w:rsid w:val="4E2D1DF5"/>
    <w:rsid w:val="4E817933"/>
    <w:rsid w:val="4E9753DB"/>
    <w:rsid w:val="4EF61DE4"/>
    <w:rsid w:val="4F366870"/>
    <w:rsid w:val="4F590177"/>
    <w:rsid w:val="4F730322"/>
    <w:rsid w:val="4FEE23C0"/>
    <w:rsid w:val="501D2551"/>
    <w:rsid w:val="503F275D"/>
    <w:rsid w:val="505373BB"/>
    <w:rsid w:val="50630D8E"/>
    <w:rsid w:val="50AD6D7F"/>
    <w:rsid w:val="51214051"/>
    <w:rsid w:val="513E70B4"/>
    <w:rsid w:val="51BC0756"/>
    <w:rsid w:val="51BF3DA2"/>
    <w:rsid w:val="5223473D"/>
    <w:rsid w:val="52392D6D"/>
    <w:rsid w:val="52813C04"/>
    <w:rsid w:val="528C6ADD"/>
    <w:rsid w:val="53663174"/>
    <w:rsid w:val="53F57D63"/>
    <w:rsid w:val="54280325"/>
    <w:rsid w:val="54C272C7"/>
    <w:rsid w:val="54D7039F"/>
    <w:rsid w:val="550C7311"/>
    <w:rsid w:val="55676060"/>
    <w:rsid w:val="558E2409"/>
    <w:rsid w:val="56050BD4"/>
    <w:rsid w:val="56103D59"/>
    <w:rsid w:val="563E2451"/>
    <w:rsid w:val="567E247E"/>
    <w:rsid w:val="577F2AA1"/>
    <w:rsid w:val="586E5752"/>
    <w:rsid w:val="58C63C68"/>
    <w:rsid w:val="5A107B8C"/>
    <w:rsid w:val="5A5A6D5E"/>
    <w:rsid w:val="5B2400F2"/>
    <w:rsid w:val="5B386973"/>
    <w:rsid w:val="5B8F3186"/>
    <w:rsid w:val="5BC230F9"/>
    <w:rsid w:val="5C582A8B"/>
    <w:rsid w:val="5C6239B8"/>
    <w:rsid w:val="5CA77701"/>
    <w:rsid w:val="5CBE1F61"/>
    <w:rsid w:val="5CE61CEE"/>
    <w:rsid w:val="5D072AA1"/>
    <w:rsid w:val="5D4410C3"/>
    <w:rsid w:val="5D4F5785"/>
    <w:rsid w:val="5D755212"/>
    <w:rsid w:val="5DC40230"/>
    <w:rsid w:val="5DC733C2"/>
    <w:rsid w:val="5EBE7E99"/>
    <w:rsid w:val="5EFC5AF2"/>
    <w:rsid w:val="5F4141E9"/>
    <w:rsid w:val="5F696E92"/>
    <w:rsid w:val="5F6978FE"/>
    <w:rsid w:val="5F77EB68"/>
    <w:rsid w:val="5FC86518"/>
    <w:rsid w:val="5FFB3C81"/>
    <w:rsid w:val="601B0D3D"/>
    <w:rsid w:val="60536729"/>
    <w:rsid w:val="611F68D3"/>
    <w:rsid w:val="61B028A3"/>
    <w:rsid w:val="6208709F"/>
    <w:rsid w:val="631D0E51"/>
    <w:rsid w:val="635F3637"/>
    <w:rsid w:val="637D1D17"/>
    <w:rsid w:val="638652F4"/>
    <w:rsid w:val="63C70334"/>
    <w:rsid w:val="64430278"/>
    <w:rsid w:val="64962F53"/>
    <w:rsid w:val="65015F10"/>
    <w:rsid w:val="653A4A37"/>
    <w:rsid w:val="65713CE8"/>
    <w:rsid w:val="65A03405"/>
    <w:rsid w:val="65B66714"/>
    <w:rsid w:val="65C22647"/>
    <w:rsid w:val="66384398"/>
    <w:rsid w:val="66E40A12"/>
    <w:rsid w:val="670F0ED0"/>
    <w:rsid w:val="671D35ED"/>
    <w:rsid w:val="674A09D1"/>
    <w:rsid w:val="67580AC9"/>
    <w:rsid w:val="67A56234"/>
    <w:rsid w:val="67B64415"/>
    <w:rsid w:val="68704286"/>
    <w:rsid w:val="689C6B70"/>
    <w:rsid w:val="68CB2208"/>
    <w:rsid w:val="68FF2C2E"/>
    <w:rsid w:val="693D430E"/>
    <w:rsid w:val="695D631C"/>
    <w:rsid w:val="69D00DEB"/>
    <w:rsid w:val="6A5C61DA"/>
    <w:rsid w:val="6B052279"/>
    <w:rsid w:val="6B593B3A"/>
    <w:rsid w:val="6B8D6F9A"/>
    <w:rsid w:val="6B910106"/>
    <w:rsid w:val="6BF985B9"/>
    <w:rsid w:val="6C1A5731"/>
    <w:rsid w:val="6C69186D"/>
    <w:rsid w:val="6CA10426"/>
    <w:rsid w:val="6D035315"/>
    <w:rsid w:val="6D037480"/>
    <w:rsid w:val="6D4B7565"/>
    <w:rsid w:val="6DA21391"/>
    <w:rsid w:val="6DA265FA"/>
    <w:rsid w:val="6DBA2C37"/>
    <w:rsid w:val="6E0F0564"/>
    <w:rsid w:val="6EE64C0C"/>
    <w:rsid w:val="6EF31657"/>
    <w:rsid w:val="6F7433A8"/>
    <w:rsid w:val="70156D64"/>
    <w:rsid w:val="708010DE"/>
    <w:rsid w:val="70894DBB"/>
    <w:rsid w:val="711708D8"/>
    <w:rsid w:val="71454C52"/>
    <w:rsid w:val="71456D31"/>
    <w:rsid w:val="71C253FF"/>
    <w:rsid w:val="72530976"/>
    <w:rsid w:val="72595487"/>
    <w:rsid w:val="72671BC0"/>
    <w:rsid w:val="726870CA"/>
    <w:rsid w:val="72C15774"/>
    <w:rsid w:val="72E35DDC"/>
    <w:rsid w:val="734D3ED4"/>
    <w:rsid w:val="739A0841"/>
    <w:rsid w:val="73E97C91"/>
    <w:rsid w:val="73EB0E6A"/>
    <w:rsid w:val="743B7A0E"/>
    <w:rsid w:val="74A13229"/>
    <w:rsid w:val="74A92977"/>
    <w:rsid w:val="74BA07D2"/>
    <w:rsid w:val="756C6E52"/>
    <w:rsid w:val="757D16FB"/>
    <w:rsid w:val="758874B9"/>
    <w:rsid w:val="75AC47EE"/>
    <w:rsid w:val="75E021D2"/>
    <w:rsid w:val="764D503E"/>
    <w:rsid w:val="765D0BBE"/>
    <w:rsid w:val="7662358C"/>
    <w:rsid w:val="76875B4E"/>
    <w:rsid w:val="76EA06D7"/>
    <w:rsid w:val="778A2F0E"/>
    <w:rsid w:val="77BA54BA"/>
    <w:rsid w:val="77D86CAD"/>
    <w:rsid w:val="78170DA1"/>
    <w:rsid w:val="784F5B16"/>
    <w:rsid w:val="786055C7"/>
    <w:rsid w:val="79286563"/>
    <w:rsid w:val="796359AD"/>
    <w:rsid w:val="7A7026C2"/>
    <w:rsid w:val="7AB71CD1"/>
    <w:rsid w:val="7AD97E4F"/>
    <w:rsid w:val="7B4E7DC1"/>
    <w:rsid w:val="7B7D1807"/>
    <w:rsid w:val="7BBF265A"/>
    <w:rsid w:val="7BDE00D4"/>
    <w:rsid w:val="7BF149AC"/>
    <w:rsid w:val="7C1A2EDC"/>
    <w:rsid w:val="7C30396B"/>
    <w:rsid w:val="7C354ADD"/>
    <w:rsid w:val="7C3F595C"/>
    <w:rsid w:val="7C701FB9"/>
    <w:rsid w:val="7C9D2D0B"/>
    <w:rsid w:val="7CCD11BA"/>
    <w:rsid w:val="7CFA6357"/>
    <w:rsid w:val="7D3021D9"/>
    <w:rsid w:val="7D391A22"/>
    <w:rsid w:val="7D3F3CE6"/>
    <w:rsid w:val="7D8F2C47"/>
    <w:rsid w:val="7DE02F36"/>
    <w:rsid w:val="7DFC2C50"/>
    <w:rsid w:val="7E4BB0DC"/>
    <w:rsid w:val="7E906635"/>
    <w:rsid w:val="7ECFC20B"/>
    <w:rsid w:val="7F1FB1BA"/>
    <w:rsid w:val="7F48296E"/>
    <w:rsid w:val="7F4C21A5"/>
    <w:rsid w:val="7F6B481A"/>
    <w:rsid w:val="7FEF8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DB7BC5C"/>
  <w15:docId w15:val="{3288DB7A-76FC-2B49-B42A-C9B4A9366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unhideWhenUsed="1" w:qFormat="1"/>
    <w:lsdException w:name="toc 2" w:uiPriority="39" w:unhideWhenUsed="1"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iPriority="99" w:unhideWhenUsed="1"/>
    <w:lsdException w:name="footnote text" w:unhideWhenUsed="1" w:qFormat="1"/>
    <w:lsdException w:name="annotation text" w:qFormat="1"/>
    <w:lsdException w:name="header" w:qFormat="1"/>
    <w:lsdException w:name="footer" w:uiPriority="99" w:qFormat="1"/>
    <w:lsdException w:name="index heading" w:qFormat="1"/>
    <w:lsdException w:name="caption" w:qFormat="1"/>
    <w:lsdException w:name="table of figures" w:uiPriority="99" w:qFormat="1"/>
    <w:lsdException w:name="envelope address" w:qFormat="1"/>
    <w:lsdException w:name="envelope return" w:qFormat="1"/>
    <w:lsdException w:name="footnote reference" w:unhideWhenUsed="1"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unhideWhenUsed="1" w:qFormat="1"/>
    <w:lsdException w:name="Body Text Indent" w:semiHidden="1" w:uiPriority="99" w:unhideWhenUsed="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semiHidden="1" w:uiPriority="99" w:unhideWhenUsed="1"/>
    <w:lsdException w:name="Note Heading" w:qFormat="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qFormat="1"/>
    <w:lsdException w:name="Hyperlink" w:uiPriority="99" w:qFormat="1"/>
    <w:lsdException w:name="FollowedHyperlink" w:qFormat="1"/>
    <w:lsdException w:name="Strong" w:qFormat="1"/>
    <w:lsdException w:name="Emphasis" w:uiPriority="20" w:qFormat="1"/>
    <w:lsdException w:name="Document Map" w:qFormat="1"/>
    <w:lsdException w:name="Plain Text" w:unhideWhenUsed="1" w:qFormat="1"/>
    <w:lsdException w:name="E-mail Signature" w:qFormat="1"/>
    <w:lsdException w:name="HTML Top of Form" w:semiHidden="1" w:uiPriority="99" w:unhideWhenUsed="1"/>
    <w:lsdException w:name="HTML Bottom of Form" w:semiHidden="1" w:uiPriority="99" w:unhideWhenUsed="1"/>
    <w:lsdException w:name="Normal (Web)" w:uiPriority="99" w:unhideWhenUsed="1"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pPr>
      <w:widowControl w:val="0"/>
      <w:spacing w:beforeLines="50" w:before="50" w:afterLines="50" w:after="50" w:line="288" w:lineRule="auto"/>
      <w:jc w:val="both"/>
    </w:pPr>
    <w:rPr>
      <w:rFonts w:eastAsia="方正兰亭黑简体" w:cstheme="minorBidi"/>
      <w:kern w:val="2"/>
      <w:sz w:val="21"/>
      <w:szCs w:val="24"/>
    </w:rPr>
  </w:style>
  <w:style w:type="paragraph" w:styleId="11">
    <w:name w:val="heading 1"/>
    <w:basedOn w:val="a7"/>
    <w:next w:val="a7"/>
    <w:link w:val="12"/>
    <w:qFormat/>
    <w:pPr>
      <w:keepNext/>
      <w:keepLines/>
      <w:tabs>
        <w:tab w:val="left" w:pos="425"/>
      </w:tabs>
      <w:spacing w:line="360" w:lineRule="auto"/>
      <w:jc w:val="left"/>
      <w:outlineLvl w:val="0"/>
    </w:pPr>
    <w:rPr>
      <w:rFonts w:eastAsia="宋体" w:cs="Times New Roman"/>
      <w:b/>
      <w:bCs/>
      <w:kern w:val="44"/>
      <w:sz w:val="44"/>
      <w:szCs w:val="44"/>
    </w:rPr>
  </w:style>
  <w:style w:type="paragraph" w:styleId="2">
    <w:name w:val="heading 2"/>
    <w:basedOn w:val="a7"/>
    <w:next w:val="a7"/>
    <w:link w:val="20"/>
    <w:qFormat/>
    <w:pPr>
      <w:numPr>
        <w:ilvl w:val="1"/>
        <w:numId w:val="1"/>
      </w:numPr>
      <w:outlineLvl w:val="1"/>
    </w:pPr>
    <w:rPr>
      <w:rFonts w:cs="Times New Roman"/>
      <w:b/>
      <w:bCs/>
      <w:color w:val="2F5496" w:themeColor="accent1" w:themeShade="BF"/>
      <w:sz w:val="32"/>
      <w:szCs w:val="32"/>
    </w:rPr>
  </w:style>
  <w:style w:type="paragraph" w:styleId="3">
    <w:name w:val="heading 3"/>
    <w:basedOn w:val="a7"/>
    <w:next w:val="a7"/>
    <w:link w:val="30"/>
    <w:unhideWhenUsed/>
    <w:qFormat/>
    <w:pPr>
      <w:keepNext/>
      <w:keepLines/>
      <w:numPr>
        <w:ilvl w:val="2"/>
        <w:numId w:val="2"/>
      </w:numPr>
      <w:tabs>
        <w:tab w:val="left" w:pos="709"/>
      </w:tabs>
      <w:spacing w:line="360" w:lineRule="auto"/>
      <w:outlineLvl w:val="2"/>
    </w:pPr>
    <w:rPr>
      <w:rFonts w:eastAsia="宋体" w:cs="Times New Roman"/>
      <w:b/>
      <w:bCs/>
      <w:sz w:val="32"/>
      <w:szCs w:val="32"/>
    </w:rPr>
  </w:style>
  <w:style w:type="paragraph" w:styleId="40">
    <w:name w:val="heading 4"/>
    <w:basedOn w:val="a7"/>
    <w:next w:val="a7"/>
    <w:link w:val="42"/>
    <w:qFormat/>
    <w:pPr>
      <w:keepNext/>
      <w:keepLines/>
      <w:numPr>
        <w:ilvl w:val="3"/>
        <w:numId w:val="2"/>
      </w:numPr>
      <w:spacing w:line="360" w:lineRule="auto"/>
      <w:outlineLvl w:val="3"/>
    </w:pPr>
    <w:rPr>
      <w:rFonts w:ascii="Arial" w:eastAsia="SimHei" w:hAnsi="Arial" w:cs="Times New Roman"/>
      <w:b/>
      <w:bCs/>
      <w:sz w:val="28"/>
      <w:szCs w:val="28"/>
    </w:rPr>
  </w:style>
  <w:style w:type="paragraph" w:styleId="50">
    <w:name w:val="heading 5"/>
    <w:basedOn w:val="a7"/>
    <w:next w:val="a7"/>
    <w:link w:val="51"/>
    <w:qFormat/>
    <w:pPr>
      <w:keepNext/>
      <w:keepLines/>
      <w:numPr>
        <w:ilvl w:val="4"/>
        <w:numId w:val="3"/>
      </w:numPr>
      <w:spacing w:before="280" w:after="290" w:line="376" w:lineRule="auto"/>
      <w:outlineLvl w:val="4"/>
    </w:pPr>
    <w:rPr>
      <w:rFonts w:eastAsia="宋体" w:cs="Times New Roman"/>
      <w:b/>
      <w:bCs/>
      <w:sz w:val="28"/>
      <w:szCs w:val="28"/>
    </w:rPr>
  </w:style>
  <w:style w:type="paragraph" w:styleId="6">
    <w:name w:val="heading 6"/>
    <w:basedOn w:val="a7"/>
    <w:next w:val="a7"/>
    <w:link w:val="60"/>
    <w:qFormat/>
    <w:pPr>
      <w:keepNext/>
      <w:keepLines/>
      <w:spacing w:before="240" w:after="64" w:line="320" w:lineRule="auto"/>
      <w:outlineLvl w:val="5"/>
    </w:pPr>
    <w:rPr>
      <w:rFonts w:ascii="Arial" w:eastAsia="SimHei" w:hAnsi="Arial" w:cs="Times New Roman"/>
      <w:b/>
      <w:bCs/>
      <w:sz w:val="24"/>
    </w:rPr>
  </w:style>
  <w:style w:type="paragraph" w:styleId="7">
    <w:name w:val="heading 7"/>
    <w:basedOn w:val="a7"/>
    <w:next w:val="a7"/>
    <w:link w:val="70"/>
    <w:unhideWhenUsed/>
    <w:qFormat/>
    <w:pPr>
      <w:keepNext/>
      <w:keepLines/>
      <w:widowControl/>
      <w:numPr>
        <w:ilvl w:val="6"/>
        <w:numId w:val="4"/>
      </w:numPr>
      <w:spacing w:before="240" w:after="64" w:line="319" w:lineRule="auto"/>
      <w:outlineLvl w:val="6"/>
    </w:pPr>
    <w:rPr>
      <w:rFonts w:ascii="Arial" w:eastAsia="宋体" w:hAnsi="Arial" w:cs="Arial"/>
      <w:b/>
      <w:bCs/>
      <w:sz w:val="24"/>
    </w:rPr>
  </w:style>
  <w:style w:type="paragraph" w:styleId="8">
    <w:name w:val="heading 8"/>
    <w:basedOn w:val="a7"/>
    <w:next w:val="a7"/>
    <w:link w:val="80"/>
    <w:unhideWhenUsed/>
    <w:qFormat/>
    <w:pPr>
      <w:keepNext/>
      <w:keepLines/>
      <w:widowControl/>
      <w:numPr>
        <w:ilvl w:val="7"/>
        <w:numId w:val="4"/>
      </w:numPr>
      <w:spacing w:before="240" w:after="64" w:line="319" w:lineRule="auto"/>
      <w:outlineLvl w:val="7"/>
    </w:pPr>
    <w:rPr>
      <w:rFonts w:ascii="Arial" w:eastAsia="SimHei" w:hAnsi="Arial" w:cs="Arial"/>
      <w:sz w:val="24"/>
    </w:rPr>
  </w:style>
  <w:style w:type="paragraph" w:styleId="9">
    <w:name w:val="heading 9"/>
    <w:basedOn w:val="a7"/>
    <w:next w:val="a7"/>
    <w:link w:val="90"/>
    <w:unhideWhenUsed/>
    <w:qFormat/>
    <w:pPr>
      <w:keepNext/>
      <w:keepLines/>
      <w:widowControl/>
      <w:numPr>
        <w:ilvl w:val="8"/>
        <w:numId w:val="4"/>
      </w:numPr>
      <w:spacing w:before="240" w:after="64" w:line="319" w:lineRule="auto"/>
      <w:ind w:firstLineChars="200" w:firstLine="200"/>
      <w:outlineLvl w:val="8"/>
    </w:pPr>
    <w:rPr>
      <w:rFonts w:ascii="Arial" w:eastAsia="SimHei" w:hAnsi="Arial" w:cs="Arial"/>
      <w:sz w:val="24"/>
      <w:szCs w:val="21"/>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b">
    <w:name w:val="macro"/>
    <w:link w:val="ac"/>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31">
    <w:name w:val="List 3"/>
    <w:basedOn w:val="a7"/>
    <w:qFormat/>
    <w:pPr>
      <w:widowControl/>
      <w:topLinePunct/>
      <w:adjustRightInd w:val="0"/>
      <w:snapToGrid w:val="0"/>
      <w:spacing w:before="160" w:after="160" w:line="240" w:lineRule="atLeast"/>
      <w:ind w:leftChars="400" w:left="100" w:hangingChars="200" w:hanging="200"/>
      <w:jc w:val="left"/>
    </w:pPr>
    <w:rPr>
      <w:rFonts w:eastAsia="宋体" w:cs="Arial"/>
      <w:sz w:val="24"/>
      <w:szCs w:val="21"/>
    </w:rPr>
  </w:style>
  <w:style w:type="paragraph" w:styleId="TOC7">
    <w:name w:val="toc 7"/>
    <w:basedOn w:val="a7"/>
    <w:next w:val="a7"/>
    <w:uiPriority w:val="39"/>
    <w:qFormat/>
    <w:pPr>
      <w:ind w:left="1260"/>
      <w:jc w:val="left"/>
    </w:pPr>
    <w:rPr>
      <w:sz w:val="18"/>
      <w:szCs w:val="18"/>
    </w:rPr>
  </w:style>
  <w:style w:type="paragraph" w:styleId="21">
    <w:name w:val="List Number 2"/>
    <w:basedOn w:val="a7"/>
    <w:qFormat/>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ad">
    <w:name w:val="table of authorities"/>
    <w:basedOn w:val="a7"/>
    <w:next w:val="a7"/>
    <w:qFormat/>
    <w:pPr>
      <w:widowControl/>
      <w:topLinePunct/>
      <w:adjustRightInd w:val="0"/>
      <w:snapToGrid w:val="0"/>
      <w:spacing w:before="160" w:after="160" w:line="240" w:lineRule="atLeast"/>
      <w:ind w:left="420" w:firstLineChars="200" w:firstLine="480"/>
      <w:jc w:val="left"/>
    </w:pPr>
    <w:rPr>
      <w:rFonts w:eastAsia="宋体" w:cs="Arial"/>
      <w:sz w:val="24"/>
      <w:szCs w:val="21"/>
    </w:rPr>
  </w:style>
  <w:style w:type="paragraph" w:styleId="ae">
    <w:name w:val="Note Heading"/>
    <w:basedOn w:val="a7"/>
    <w:next w:val="a7"/>
    <w:link w:val="af"/>
    <w:qFormat/>
    <w:pPr>
      <w:widowControl/>
      <w:topLinePunct/>
      <w:adjustRightInd w:val="0"/>
      <w:snapToGrid w:val="0"/>
      <w:spacing w:before="160" w:after="160" w:line="240" w:lineRule="atLeast"/>
      <w:ind w:left="1701" w:firstLineChars="200" w:firstLine="480"/>
      <w:jc w:val="center"/>
    </w:pPr>
    <w:rPr>
      <w:rFonts w:eastAsia="宋体" w:cs="Arial"/>
      <w:sz w:val="24"/>
      <w:szCs w:val="21"/>
    </w:rPr>
  </w:style>
  <w:style w:type="paragraph" w:styleId="43">
    <w:name w:val="List Bullet 4"/>
    <w:basedOn w:val="a7"/>
    <w:qFormat/>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81">
    <w:name w:val="index 8"/>
    <w:basedOn w:val="a7"/>
    <w:next w:val="a7"/>
    <w:qFormat/>
    <w:pPr>
      <w:widowControl/>
      <w:topLinePunct/>
      <w:adjustRightInd w:val="0"/>
      <w:snapToGrid w:val="0"/>
      <w:spacing w:before="160" w:after="160" w:line="240" w:lineRule="atLeast"/>
      <w:ind w:left="1680" w:firstLineChars="200" w:hanging="210"/>
      <w:jc w:val="left"/>
    </w:pPr>
    <w:rPr>
      <w:rFonts w:eastAsia="宋体" w:cs="Arial"/>
      <w:sz w:val="20"/>
      <w:szCs w:val="20"/>
    </w:rPr>
  </w:style>
  <w:style w:type="paragraph" w:styleId="af0">
    <w:name w:val="E-mail Signature"/>
    <w:basedOn w:val="a7"/>
    <w:link w:val="af1"/>
    <w:qFormat/>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styleId="a6">
    <w:name w:val="List Number"/>
    <w:basedOn w:val="a7"/>
    <w:qFormat/>
    <w:pPr>
      <w:widowControl/>
      <w:numPr>
        <w:numId w:val="5"/>
      </w:numPr>
      <w:topLinePunct/>
      <w:adjustRightInd w:val="0"/>
      <w:snapToGrid w:val="0"/>
      <w:spacing w:before="160" w:after="160" w:line="240" w:lineRule="atLeast"/>
      <w:ind w:firstLineChars="200" w:firstLine="200"/>
      <w:jc w:val="left"/>
    </w:pPr>
    <w:rPr>
      <w:rFonts w:eastAsia="宋体" w:cs="Arial"/>
      <w:sz w:val="24"/>
      <w:szCs w:val="21"/>
    </w:rPr>
  </w:style>
  <w:style w:type="paragraph" w:styleId="af2">
    <w:name w:val="caption"/>
    <w:basedOn w:val="a7"/>
    <w:next w:val="a7"/>
    <w:qFormat/>
    <w:pPr>
      <w:widowControl/>
      <w:spacing w:before="152" w:after="160" w:line="360" w:lineRule="auto"/>
      <w:ind w:left="624" w:firstLineChars="200" w:firstLine="480"/>
    </w:pPr>
    <w:rPr>
      <w:rFonts w:ascii="Arial" w:eastAsia="SimHei" w:hAnsi="Arial" w:cs="Arial"/>
      <w:sz w:val="24"/>
      <w:szCs w:val="20"/>
    </w:rPr>
  </w:style>
  <w:style w:type="paragraph" w:styleId="52">
    <w:name w:val="index 5"/>
    <w:basedOn w:val="a7"/>
    <w:next w:val="a7"/>
    <w:qFormat/>
    <w:pPr>
      <w:widowControl/>
      <w:topLinePunct/>
      <w:adjustRightInd w:val="0"/>
      <w:snapToGrid w:val="0"/>
      <w:spacing w:before="160" w:after="160" w:line="240" w:lineRule="atLeast"/>
      <w:ind w:left="1050" w:firstLineChars="200" w:hanging="210"/>
      <w:jc w:val="left"/>
    </w:pPr>
    <w:rPr>
      <w:rFonts w:eastAsia="宋体" w:cs="Arial"/>
      <w:sz w:val="20"/>
      <w:szCs w:val="20"/>
    </w:rPr>
  </w:style>
  <w:style w:type="paragraph" w:styleId="af3">
    <w:name w:val="List Bullet"/>
    <w:basedOn w:val="a7"/>
    <w:qFormat/>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af4">
    <w:name w:val="envelope address"/>
    <w:basedOn w:val="a7"/>
    <w:qFormat/>
    <w:pPr>
      <w:framePr w:w="7920" w:h="1980" w:hRule="exact" w:hSpace="180" w:wrap="around" w:hAnchor="page" w:xAlign="center" w:yAlign="bottom"/>
      <w:widowControl/>
      <w:topLinePunct/>
      <w:adjustRightInd w:val="0"/>
      <w:snapToGrid w:val="0"/>
      <w:spacing w:before="160" w:after="160" w:line="240" w:lineRule="atLeast"/>
      <w:ind w:leftChars="1400" w:left="100" w:firstLineChars="200" w:firstLine="480"/>
      <w:jc w:val="left"/>
    </w:pPr>
    <w:rPr>
      <w:rFonts w:ascii="Arial" w:eastAsia="宋体" w:hAnsi="Arial" w:cs="Arial"/>
      <w:sz w:val="24"/>
      <w:szCs w:val="21"/>
    </w:rPr>
  </w:style>
  <w:style w:type="paragraph" w:styleId="af5">
    <w:name w:val="Document Map"/>
    <w:basedOn w:val="a7"/>
    <w:link w:val="af6"/>
    <w:qFormat/>
    <w:pPr>
      <w:widowControl/>
      <w:shd w:val="clear" w:color="auto" w:fill="000080"/>
      <w:spacing w:before="40" w:after="40" w:line="360" w:lineRule="auto"/>
    </w:pPr>
    <w:rPr>
      <w:rFonts w:ascii="Arial" w:eastAsia="宋体" w:hAnsi="Arial" w:cs="Arial"/>
      <w:sz w:val="24"/>
      <w:szCs w:val="20"/>
    </w:rPr>
  </w:style>
  <w:style w:type="paragraph" w:styleId="af7">
    <w:name w:val="toa heading"/>
    <w:basedOn w:val="a7"/>
    <w:next w:val="a7"/>
    <w:qFormat/>
    <w:pPr>
      <w:widowControl/>
      <w:topLinePunct/>
      <w:adjustRightInd w:val="0"/>
      <w:snapToGrid w:val="0"/>
      <w:spacing w:before="120" w:after="160" w:line="240" w:lineRule="atLeast"/>
      <w:ind w:left="1701" w:firstLineChars="200" w:firstLine="480"/>
      <w:jc w:val="left"/>
    </w:pPr>
    <w:rPr>
      <w:rFonts w:ascii="Arial" w:eastAsia="宋体" w:hAnsi="Arial" w:cs="Arial"/>
      <w:sz w:val="24"/>
      <w:szCs w:val="21"/>
    </w:rPr>
  </w:style>
  <w:style w:type="paragraph" w:styleId="af8">
    <w:name w:val="annotation text"/>
    <w:basedOn w:val="a7"/>
    <w:link w:val="af9"/>
    <w:qFormat/>
    <w:pPr>
      <w:widowControl/>
      <w:spacing w:before="40" w:after="40" w:line="360" w:lineRule="auto"/>
      <w:ind w:left="624" w:firstLineChars="200" w:firstLine="480"/>
      <w:jc w:val="left"/>
    </w:pPr>
    <w:rPr>
      <w:rFonts w:ascii="Arial" w:eastAsia="宋体" w:hAnsi="Arial" w:cs="Arial"/>
      <w:sz w:val="24"/>
      <w:szCs w:val="20"/>
    </w:rPr>
  </w:style>
  <w:style w:type="paragraph" w:styleId="61">
    <w:name w:val="index 6"/>
    <w:basedOn w:val="a7"/>
    <w:next w:val="a7"/>
    <w:qFormat/>
    <w:pPr>
      <w:widowControl/>
      <w:topLinePunct/>
      <w:adjustRightInd w:val="0"/>
      <w:snapToGrid w:val="0"/>
      <w:spacing w:before="160" w:after="160" w:line="240" w:lineRule="atLeast"/>
      <w:ind w:left="1260" w:firstLineChars="200" w:hanging="210"/>
      <w:jc w:val="left"/>
    </w:pPr>
    <w:rPr>
      <w:rFonts w:eastAsia="宋体" w:cs="Arial"/>
      <w:sz w:val="20"/>
      <w:szCs w:val="20"/>
    </w:rPr>
  </w:style>
  <w:style w:type="paragraph" w:styleId="afa">
    <w:name w:val="Salutation"/>
    <w:basedOn w:val="a7"/>
    <w:next w:val="a7"/>
    <w:link w:val="afb"/>
    <w:qFormat/>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styleId="afc">
    <w:name w:val="Closing"/>
    <w:basedOn w:val="a7"/>
    <w:link w:val="afd"/>
    <w:qFormat/>
    <w:pPr>
      <w:widowControl/>
      <w:topLinePunct/>
      <w:adjustRightInd w:val="0"/>
      <w:snapToGrid w:val="0"/>
      <w:spacing w:before="160" w:after="160" w:line="240" w:lineRule="atLeast"/>
      <w:ind w:leftChars="2100" w:left="100" w:firstLineChars="200" w:firstLine="480"/>
      <w:jc w:val="left"/>
    </w:pPr>
    <w:rPr>
      <w:rFonts w:eastAsia="宋体" w:cs="Arial"/>
      <w:sz w:val="24"/>
      <w:szCs w:val="21"/>
    </w:rPr>
  </w:style>
  <w:style w:type="paragraph" w:styleId="32">
    <w:name w:val="List Bullet 3"/>
    <w:basedOn w:val="a7"/>
    <w:qFormat/>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afe">
    <w:name w:val="Body Text"/>
    <w:basedOn w:val="a7"/>
    <w:link w:val="aff"/>
    <w:unhideWhenUsed/>
    <w:qFormat/>
    <w:pPr>
      <w:spacing w:after="120"/>
    </w:pPr>
  </w:style>
  <w:style w:type="paragraph" w:styleId="33">
    <w:name w:val="List Number 3"/>
    <w:basedOn w:val="a7"/>
    <w:qFormat/>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22">
    <w:name w:val="List 2"/>
    <w:basedOn w:val="a7"/>
    <w:qFormat/>
    <w:pPr>
      <w:widowControl/>
      <w:topLinePunct/>
      <w:adjustRightInd w:val="0"/>
      <w:snapToGrid w:val="0"/>
      <w:spacing w:before="160" w:after="160" w:line="240" w:lineRule="atLeast"/>
      <w:ind w:leftChars="200" w:left="100" w:hangingChars="200" w:hanging="200"/>
      <w:jc w:val="left"/>
    </w:pPr>
    <w:rPr>
      <w:rFonts w:eastAsia="宋体" w:cs="Arial"/>
      <w:sz w:val="24"/>
      <w:szCs w:val="21"/>
    </w:rPr>
  </w:style>
  <w:style w:type="paragraph" w:styleId="aff0">
    <w:name w:val="List Continue"/>
    <w:basedOn w:val="a7"/>
    <w:qFormat/>
    <w:pPr>
      <w:widowControl/>
      <w:topLinePunct/>
      <w:adjustRightInd w:val="0"/>
      <w:snapToGrid w:val="0"/>
      <w:spacing w:before="160" w:after="120" w:line="240" w:lineRule="atLeast"/>
      <w:ind w:leftChars="200" w:left="420" w:firstLineChars="200" w:firstLine="480"/>
      <w:jc w:val="left"/>
    </w:pPr>
    <w:rPr>
      <w:rFonts w:eastAsia="宋体" w:cs="Arial"/>
      <w:sz w:val="24"/>
      <w:szCs w:val="21"/>
    </w:rPr>
  </w:style>
  <w:style w:type="paragraph" w:styleId="aff1">
    <w:name w:val="Block Text"/>
    <w:basedOn w:val="a7"/>
    <w:qFormat/>
    <w:pPr>
      <w:widowControl/>
      <w:topLinePunct/>
      <w:adjustRightInd w:val="0"/>
      <w:snapToGrid w:val="0"/>
      <w:spacing w:before="160" w:after="120" w:line="240" w:lineRule="atLeast"/>
      <w:ind w:leftChars="700" w:left="1440" w:rightChars="700" w:right="1440" w:firstLineChars="200" w:firstLine="480"/>
      <w:jc w:val="left"/>
    </w:pPr>
    <w:rPr>
      <w:rFonts w:eastAsia="宋体" w:cs="Arial"/>
      <w:sz w:val="24"/>
      <w:szCs w:val="21"/>
    </w:rPr>
  </w:style>
  <w:style w:type="paragraph" w:styleId="23">
    <w:name w:val="List Bullet 2"/>
    <w:basedOn w:val="a7"/>
    <w:qFormat/>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HTML">
    <w:name w:val="HTML Address"/>
    <w:basedOn w:val="a7"/>
    <w:link w:val="HTML0"/>
    <w:qFormat/>
    <w:pPr>
      <w:widowControl/>
      <w:topLinePunct/>
      <w:adjustRightInd w:val="0"/>
      <w:snapToGrid w:val="0"/>
      <w:spacing w:before="160" w:after="160" w:line="240" w:lineRule="atLeast"/>
      <w:ind w:left="1701" w:firstLineChars="200" w:firstLine="480"/>
      <w:jc w:val="left"/>
    </w:pPr>
    <w:rPr>
      <w:rFonts w:eastAsia="宋体" w:cs="Arial"/>
      <w:i/>
      <w:iCs/>
      <w:sz w:val="24"/>
      <w:szCs w:val="21"/>
    </w:rPr>
  </w:style>
  <w:style w:type="paragraph" w:styleId="44">
    <w:name w:val="index 4"/>
    <w:basedOn w:val="a7"/>
    <w:next w:val="a7"/>
    <w:qFormat/>
    <w:pPr>
      <w:widowControl/>
      <w:topLinePunct/>
      <w:adjustRightInd w:val="0"/>
      <w:snapToGrid w:val="0"/>
      <w:spacing w:before="160" w:after="160" w:line="240" w:lineRule="atLeast"/>
      <w:ind w:left="1260" w:firstLineChars="200" w:firstLine="480"/>
      <w:jc w:val="left"/>
    </w:pPr>
    <w:rPr>
      <w:rFonts w:eastAsia="宋体" w:cs="Arial"/>
      <w:sz w:val="24"/>
      <w:szCs w:val="21"/>
    </w:rPr>
  </w:style>
  <w:style w:type="paragraph" w:styleId="TOC5">
    <w:name w:val="toc 5"/>
    <w:basedOn w:val="a7"/>
    <w:next w:val="a7"/>
    <w:uiPriority w:val="39"/>
    <w:qFormat/>
    <w:pPr>
      <w:ind w:left="840"/>
      <w:jc w:val="left"/>
    </w:pPr>
    <w:rPr>
      <w:sz w:val="18"/>
      <w:szCs w:val="18"/>
    </w:rPr>
  </w:style>
  <w:style w:type="paragraph" w:styleId="TOC3">
    <w:name w:val="toc 3"/>
    <w:basedOn w:val="a7"/>
    <w:next w:val="a7"/>
    <w:uiPriority w:val="39"/>
    <w:qFormat/>
    <w:pPr>
      <w:ind w:left="420"/>
      <w:jc w:val="left"/>
    </w:pPr>
    <w:rPr>
      <w:iCs/>
      <w:sz w:val="22"/>
      <w:szCs w:val="22"/>
    </w:rPr>
  </w:style>
  <w:style w:type="paragraph" w:styleId="aff2">
    <w:name w:val="Plain Text"/>
    <w:basedOn w:val="a7"/>
    <w:link w:val="aff3"/>
    <w:unhideWhenUsed/>
    <w:qFormat/>
    <w:pPr>
      <w:spacing w:before="40" w:after="40" w:line="360" w:lineRule="auto"/>
      <w:ind w:left="624" w:firstLineChars="200" w:firstLine="480"/>
    </w:pPr>
    <w:rPr>
      <w:rFonts w:ascii="宋体" w:eastAsia="宋体" w:hAnsi="Courier New" w:cs="宋体"/>
      <w:sz w:val="24"/>
      <w:szCs w:val="21"/>
    </w:rPr>
  </w:style>
  <w:style w:type="paragraph" w:styleId="5">
    <w:name w:val="List Bullet 5"/>
    <w:basedOn w:val="a7"/>
    <w:qFormat/>
    <w:pPr>
      <w:widowControl/>
      <w:numPr>
        <w:numId w:val="6"/>
      </w:numPr>
      <w:topLinePunct/>
      <w:adjustRightInd w:val="0"/>
      <w:snapToGrid w:val="0"/>
      <w:spacing w:before="160" w:after="160" w:line="240" w:lineRule="atLeast"/>
      <w:ind w:firstLineChars="200" w:firstLine="200"/>
      <w:jc w:val="left"/>
    </w:pPr>
    <w:rPr>
      <w:rFonts w:eastAsia="宋体" w:cs="Arial"/>
      <w:sz w:val="24"/>
      <w:szCs w:val="21"/>
    </w:rPr>
  </w:style>
  <w:style w:type="paragraph" w:styleId="4">
    <w:name w:val="List Number 4"/>
    <w:basedOn w:val="a7"/>
    <w:qFormat/>
    <w:pPr>
      <w:widowControl/>
      <w:numPr>
        <w:numId w:val="7"/>
      </w:numPr>
      <w:topLinePunct/>
      <w:adjustRightInd w:val="0"/>
      <w:snapToGrid w:val="0"/>
      <w:spacing w:before="160" w:after="160" w:line="240" w:lineRule="atLeast"/>
      <w:ind w:firstLineChars="200" w:firstLine="200"/>
      <w:jc w:val="left"/>
    </w:pPr>
    <w:rPr>
      <w:rFonts w:eastAsia="宋体" w:cs="Arial"/>
      <w:sz w:val="24"/>
      <w:szCs w:val="21"/>
    </w:rPr>
  </w:style>
  <w:style w:type="paragraph" w:styleId="TOC8">
    <w:name w:val="toc 8"/>
    <w:basedOn w:val="a7"/>
    <w:next w:val="a7"/>
    <w:uiPriority w:val="39"/>
    <w:qFormat/>
    <w:pPr>
      <w:ind w:left="1470"/>
      <w:jc w:val="left"/>
    </w:pPr>
    <w:rPr>
      <w:sz w:val="18"/>
      <w:szCs w:val="18"/>
    </w:rPr>
  </w:style>
  <w:style w:type="paragraph" w:styleId="34">
    <w:name w:val="index 3"/>
    <w:basedOn w:val="a7"/>
    <w:next w:val="a7"/>
    <w:qFormat/>
    <w:pPr>
      <w:widowControl/>
      <w:topLinePunct/>
      <w:adjustRightInd w:val="0"/>
      <w:snapToGrid w:val="0"/>
      <w:spacing w:before="160" w:after="160" w:line="240" w:lineRule="atLeast"/>
      <w:ind w:leftChars="400" w:left="400" w:firstLineChars="200" w:firstLine="480"/>
      <w:jc w:val="left"/>
    </w:pPr>
    <w:rPr>
      <w:rFonts w:eastAsia="宋体" w:cs="Arial"/>
      <w:sz w:val="24"/>
      <w:szCs w:val="21"/>
    </w:rPr>
  </w:style>
  <w:style w:type="paragraph" w:styleId="aff4">
    <w:name w:val="Date"/>
    <w:basedOn w:val="a7"/>
    <w:next w:val="a7"/>
    <w:link w:val="aff5"/>
    <w:qFormat/>
    <w:pPr>
      <w:widowControl/>
      <w:topLinePunct/>
      <w:adjustRightInd w:val="0"/>
      <w:snapToGrid w:val="0"/>
      <w:spacing w:before="160" w:after="160" w:line="240" w:lineRule="atLeast"/>
      <w:ind w:leftChars="2500" w:left="100" w:firstLineChars="200" w:firstLine="480"/>
      <w:jc w:val="left"/>
    </w:pPr>
    <w:rPr>
      <w:rFonts w:eastAsia="宋体" w:cs="Arial"/>
      <w:sz w:val="24"/>
      <w:szCs w:val="21"/>
    </w:rPr>
  </w:style>
  <w:style w:type="paragraph" w:styleId="aff6">
    <w:name w:val="endnote text"/>
    <w:basedOn w:val="a7"/>
    <w:link w:val="aff7"/>
    <w:qFormat/>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styleId="53">
    <w:name w:val="List Continue 5"/>
    <w:basedOn w:val="a7"/>
    <w:qFormat/>
    <w:pPr>
      <w:widowControl/>
      <w:topLinePunct/>
      <w:adjustRightInd w:val="0"/>
      <w:snapToGrid w:val="0"/>
      <w:spacing w:before="160" w:after="120" w:line="240" w:lineRule="atLeast"/>
      <w:ind w:leftChars="1000" w:left="2100" w:firstLineChars="200" w:firstLine="480"/>
      <w:jc w:val="left"/>
    </w:pPr>
    <w:rPr>
      <w:rFonts w:eastAsia="宋体" w:cs="Arial"/>
      <w:sz w:val="24"/>
      <w:szCs w:val="21"/>
    </w:rPr>
  </w:style>
  <w:style w:type="paragraph" w:styleId="aff8">
    <w:name w:val="Balloon Text"/>
    <w:basedOn w:val="a7"/>
    <w:link w:val="aff9"/>
    <w:qFormat/>
    <w:pPr>
      <w:widowControl/>
      <w:spacing w:before="40" w:after="40" w:line="360" w:lineRule="auto"/>
      <w:ind w:left="624" w:firstLineChars="200" w:firstLine="480"/>
    </w:pPr>
    <w:rPr>
      <w:rFonts w:ascii="Arial" w:eastAsia="宋体" w:hAnsi="Arial" w:cs="Arial"/>
      <w:sz w:val="18"/>
      <w:szCs w:val="18"/>
    </w:rPr>
  </w:style>
  <w:style w:type="paragraph" w:styleId="affa">
    <w:name w:val="footer"/>
    <w:basedOn w:val="a7"/>
    <w:link w:val="affb"/>
    <w:uiPriority w:val="99"/>
    <w:qFormat/>
    <w:pPr>
      <w:tabs>
        <w:tab w:val="center" w:pos="4153"/>
        <w:tab w:val="right" w:pos="8306"/>
      </w:tabs>
      <w:snapToGrid w:val="0"/>
      <w:jc w:val="left"/>
    </w:pPr>
    <w:rPr>
      <w:sz w:val="18"/>
    </w:rPr>
  </w:style>
  <w:style w:type="paragraph" w:styleId="affc">
    <w:name w:val="envelope return"/>
    <w:basedOn w:val="a7"/>
    <w:qFormat/>
    <w:pPr>
      <w:widowControl/>
      <w:topLinePunct/>
      <w:adjustRightInd w:val="0"/>
      <w:snapToGrid w:val="0"/>
      <w:spacing w:before="160" w:after="160" w:line="240" w:lineRule="atLeast"/>
      <w:ind w:left="1701" w:firstLineChars="200" w:firstLine="480"/>
      <w:jc w:val="left"/>
    </w:pPr>
    <w:rPr>
      <w:rFonts w:ascii="Arial" w:eastAsia="宋体" w:hAnsi="Arial" w:cs="Arial"/>
      <w:sz w:val="24"/>
      <w:szCs w:val="21"/>
    </w:rPr>
  </w:style>
  <w:style w:type="paragraph" w:styleId="affd">
    <w:name w:val="header"/>
    <w:basedOn w:val="a7"/>
    <w:link w:val="aff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fff">
    <w:name w:val="Signature"/>
    <w:basedOn w:val="a7"/>
    <w:link w:val="afff0"/>
    <w:qFormat/>
    <w:pPr>
      <w:widowControl/>
      <w:topLinePunct/>
      <w:adjustRightInd w:val="0"/>
      <w:snapToGrid w:val="0"/>
      <w:spacing w:before="160" w:after="160" w:line="240" w:lineRule="atLeast"/>
      <w:ind w:leftChars="2100" w:left="100" w:firstLineChars="200" w:firstLine="480"/>
      <w:jc w:val="left"/>
    </w:pPr>
    <w:rPr>
      <w:rFonts w:eastAsia="宋体" w:cs="Arial"/>
      <w:sz w:val="24"/>
      <w:szCs w:val="21"/>
    </w:rPr>
  </w:style>
  <w:style w:type="paragraph" w:styleId="TOC1">
    <w:name w:val="toc 1"/>
    <w:next w:val="a7"/>
    <w:uiPriority w:val="39"/>
    <w:unhideWhenUsed/>
    <w:qFormat/>
    <w:pPr>
      <w:widowControl w:val="0"/>
      <w:spacing w:before="120"/>
    </w:pPr>
    <w:rPr>
      <w:rFonts w:asciiTheme="minorHAnsi" w:eastAsiaTheme="minorEastAsia" w:hAnsiTheme="minorHAnsi" w:cstheme="minorBidi"/>
      <w:b/>
      <w:bCs/>
      <w:kern w:val="2"/>
      <w:sz w:val="22"/>
      <w:szCs w:val="22"/>
    </w:rPr>
  </w:style>
  <w:style w:type="paragraph" w:styleId="45">
    <w:name w:val="List Continue 4"/>
    <w:basedOn w:val="a7"/>
    <w:qFormat/>
    <w:pPr>
      <w:widowControl/>
      <w:topLinePunct/>
      <w:adjustRightInd w:val="0"/>
      <w:snapToGrid w:val="0"/>
      <w:spacing w:before="160" w:after="120" w:line="240" w:lineRule="atLeast"/>
      <w:ind w:leftChars="800" w:left="1680" w:firstLineChars="200" w:firstLine="480"/>
      <w:jc w:val="left"/>
    </w:pPr>
    <w:rPr>
      <w:rFonts w:eastAsia="宋体" w:cs="Arial"/>
      <w:sz w:val="24"/>
      <w:szCs w:val="21"/>
    </w:rPr>
  </w:style>
  <w:style w:type="paragraph" w:styleId="TOC4">
    <w:name w:val="toc 4"/>
    <w:basedOn w:val="a7"/>
    <w:next w:val="a7"/>
    <w:uiPriority w:val="39"/>
    <w:qFormat/>
    <w:pPr>
      <w:ind w:left="630"/>
      <w:jc w:val="left"/>
    </w:pPr>
    <w:rPr>
      <w:sz w:val="18"/>
      <w:szCs w:val="18"/>
    </w:rPr>
  </w:style>
  <w:style w:type="paragraph" w:styleId="afff1">
    <w:name w:val="index heading"/>
    <w:basedOn w:val="a7"/>
    <w:next w:val="13"/>
    <w:qFormat/>
    <w:pPr>
      <w:widowControl/>
      <w:topLinePunct/>
      <w:adjustRightInd w:val="0"/>
      <w:snapToGrid w:val="0"/>
      <w:spacing w:before="160" w:after="160" w:line="240" w:lineRule="atLeast"/>
      <w:ind w:left="1701" w:firstLineChars="200" w:firstLine="480"/>
      <w:jc w:val="left"/>
    </w:pPr>
    <w:rPr>
      <w:rFonts w:ascii="Arial" w:eastAsia="宋体" w:hAnsi="Arial" w:cs="Arial"/>
      <w:b/>
      <w:bCs/>
      <w:sz w:val="24"/>
      <w:szCs w:val="21"/>
    </w:rPr>
  </w:style>
  <w:style w:type="paragraph" w:styleId="13">
    <w:name w:val="index 1"/>
    <w:basedOn w:val="a7"/>
    <w:next w:val="a7"/>
    <w:qFormat/>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styleId="afff2">
    <w:name w:val="Subtitle"/>
    <w:basedOn w:val="a7"/>
    <w:link w:val="afff3"/>
    <w:qFormat/>
    <w:pPr>
      <w:widowControl/>
      <w:topLinePunct/>
      <w:adjustRightInd w:val="0"/>
      <w:snapToGrid w:val="0"/>
      <w:spacing w:before="240" w:after="60" w:line="312" w:lineRule="atLeast"/>
      <w:ind w:left="1701" w:firstLineChars="200" w:firstLine="480"/>
      <w:jc w:val="center"/>
      <w:outlineLvl w:val="1"/>
    </w:pPr>
    <w:rPr>
      <w:rFonts w:ascii="Arial" w:eastAsia="宋体" w:hAnsi="Arial" w:cs="Arial"/>
      <w:b/>
      <w:bCs/>
      <w:kern w:val="28"/>
      <w:sz w:val="32"/>
      <w:szCs w:val="32"/>
    </w:rPr>
  </w:style>
  <w:style w:type="paragraph" w:styleId="54">
    <w:name w:val="List Number 5"/>
    <w:basedOn w:val="a7"/>
    <w:qFormat/>
    <w:pPr>
      <w:widowControl/>
      <w:topLinePunct/>
      <w:adjustRightInd w:val="0"/>
      <w:snapToGrid w:val="0"/>
      <w:spacing w:before="160" w:after="160" w:line="240" w:lineRule="atLeast"/>
      <w:ind w:firstLineChars="200" w:firstLine="480"/>
      <w:jc w:val="left"/>
    </w:pPr>
    <w:rPr>
      <w:rFonts w:eastAsia="宋体" w:cs="Arial"/>
      <w:sz w:val="24"/>
      <w:szCs w:val="21"/>
    </w:rPr>
  </w:style>
  <w:style w:type="paragraph" w:styleId="afff4">
    <w:name w:val="List"/>
    <w:basedOn w:val="a7"/>
    <w:qFormat/>
    <w:pPr>
      <w:widowControl/>
      <w:topLinePunct/>
      <w:adjustRightInd w:val="0"/>
      <w:snapToGrid w:val="0"/>
      <w:spacing w:before="160" w:after="160" w:line="240" w:lineRule="atLeast"/>
      <w:ind w:left="200" w:hangingChars="200" w:hanging="200"/>
      <w:jc w:val="left"/>
    </w:pPr>
    <w:rPr>
      <w:rFonts w:eastAsia="宋体" w:cs="Arial"/>
      <w:sz w:val="24"/>
      <w:szCs w:val="21"/>
    </w:rPr>
  </w:style>
  <w:style w:type="paragraph" w:styleId="afff5">
    <w:name w:val="footnote text"/>
    <w:basedOn w:val="a7"/>
    <w:link w:val="14"/>
    <w:unhideWhenUsed/>
    <w:qFormat/>
    <w:pPr>
      <w:widowControl/>
      <w:snapToGrid w:val="0"/>
      <w:spacing w:before="40" w:after="40" w:line="360" w:lineRule="auto"/>
      <w:ind w:left="624" w:firstLineChars="200" w:firstLine="480"/>
      <w:jc w:val="left"/>
    </w:pPr>
    <w:rPr>
      <w:rFonts w:ascii="Arial" w:eastAsia="宋体" w:hAnsi="Arial" w:cs="Arial"/>
      <w:sz w:val="18"/>
      <w:szCs w:val="18"/>
    </w:rPr>
  </w:style>
  <w:style w:type="paragraph" w:styleId="TOC6">
    <w:name w:val="toc 6"/>
    <w:basedOn w:val="a7"/>
    <w:next w:val="a7"/>
    <w:uiPriority w:val="39"/>
    <w:qFormat/>
    <w:pPr>
      <w:ind w:left="1050"/>
      <w:jc w:val="left"/>
    </w:pPr>
    <w:rPr>
      <w:sz w:val="18"/>
      <w:szCs w:val="18"/>
    </w:rPr>
  </w:style>
  <w:style w:type="paragraph" w:styleId="55">
    <w:name w:val="List 5"/>
    <w:basedOn w:val="a7"/>
    <w:qFormat/>
    <w:pPr>
      <w:widowControl/>
      <w:topLinePunct/>
      <w:adjustRightInd w:val="0"/>
      <w:snapToGrid w:val="0"/>
      <w:spacing w:before="160" w:after="160" w:line="240" w:lineRule="atLeast"/>
      <w:ind w:leftChars="800" w:left="100" w:hangingChars="200" w:hanging="200"/>
      <w:jc w:val="left"/>
    </w:pPr>
    <w:rPr>
      <w:rFonts w:eastAsia="宋体" w:cs="Arial"/>
      <w:sz w:val="24"/>
      <w:szCs w:val="21"/>
    </w:rPr>
  </w:style>
  <w:style w:type="paragraph" w:styleId="71">
    <w:name w:val="index 7"/>
    <w:basedOn w:val="a7"/>
    <w:next w:val="a7"/>
    <w:qFormat/>
    <w:pPr>
      <w:widowControl/>
      <w:topLinePunct/>
      <w:adjustRightInd w:val="0"/>
      <w:snapToGrid w:val="0"/>
      <w:spacing w:before="160" w:after="160" w:line="240" w:lineRule="atLeast"/>
      <w:ind w:left="1470" w:firstLineChars="200" w:hanging="210"/>
      <w:jc w:val="left"/>
    </w:pPr>
    <w:rPr>
      <w:rFonts w:eastAsia="宋体" w:cs="Arial"/>
      <w:sz w:val="20"/>
      <w:szCs w:val="20"/>
    </w:rPr>
  </w:style>
  <w:style w:type="paragraph" w:styleId="91">
    <w:name w:val="index 9"/>
    <w:basedOn w:val="a7"/>
    <w:next w:val="a7"/>
    <w:qFormat/>
    <w:pPr>
      <w:widowControl/>
      <w:topLinePunct/>
      <w:adjustRightInd w:val="0"/>
      <w:snapToGrid w:val="0"/>
      <w:spacing w:before="160" w:after="160" w:line="240" w:lineRule="atLeast"/>
      <w:ind w:left="1890" w:firstLineChars="200" w:hanging="210"/>
      <w:jc w:val="left"/>
    </w:pPr>
    <w:rPr>
      <w:rFonts w:eastAsia="宋体" w:cs="Arial"/>
      <w:sz w:val="20"/>
      <w:szCs w:val="20"/>
    </w:rPr>
  </w:style>
  <w:style w:type="paragraph" w:styleId="afff6">
    <w:name w:val="table of figures"/>
    <w:basedOn w:val="a7"/>
    <w:next w:val="a7"/>
    <w:uiPriority w:val="99"/>
    <w:qFormat/>
    <w:pPr>
      <w:widowControl/>
      <w:spacing w:before="40" w:after="40" w:line="360" w:lineRule="auto"/>
      <w:ind w:left="840" w:firstLineChars="200" w:hanging="420"/>
    </w:pPr>
    <w:rPr>
      <w:rFonts w:ascii="Arial" w:eastAsia="宋体" w:hAnsi="Arial" w:cs="Arial"/>
      <w:sz w:val="24"/>
      <w:szCs w:val="20"/>
    </w:rPr>
  </w:style>
  <w:style w:type="paragraph" w:styleId="TOC2">
    <w:name w:val="toc 2"/>
    <w:basedOn w:val="a7"/>
    <w:next w:val="a7"/>
    <w:uiPriority w:val="39"/>
    <w:unhideWhenUsed/>
    <w:qFormat/>
    <w:pPr>
      <w:ind w:left="210"/>
      <w:jc w:val="left"/>
    </w:pPr>
    <w:rPr>
      <w:sz w:val="22"/>
      <w:szCs w:val="22"/>
    </w:rPr>
  </w:style>
  <w:style w:type="paragraph" w:styleId="TOC9">
    <w:name w:val="toc 9"/>
    <w:basedOn w:val="a7"/>
    <w:next w:val="a7"/>
    <w:uiPriority w:val="39"/>
    <w:qFormat/>
    <w:pPr>
      <w:ind w:left="1680"/>
      <w:jc w:val="left"/>
    </w:pPr>
    <w:rPr>
      <w:sz w:val="18"/>
      <w:szCs w:val="18"/>
    </w:rPr>
  </w:style>
  <w:style w:type="paragraph" w:styleId="46">
    <w:name w:val="List 4"/>
    <w:basedOn w:val="a7"/>
    <w:qFormat/>
    <w:pPr>
      <w:widowControl/>
      <w:topLinePunct/>
      <w:adjustRightInd w:val="0"/>
      <w:snapToGrid w:val="0"/>
      <w:spacing w:before="160" w:after="160" w:line="240" w:lineRule="atLeast"/>
      <w:ind w:leftChars="600" w:left="100" w:hangingChars="200" w:hanging="200"/>
      <w:jc w:val="left"/>
    </w:pPr>
    <w:rPr>
      <w:rFonts w:eastAsia="宋体" w:cs="Arial"/>
      <w:sz w:val="24"/>
      <w:szCs w:val="21"/>
    </w:rPr>
  </w:style>
  <w:style w:type="paragraph" w:styleId="24">
    <w:name w:val="List Continue 2"/>
    <w:basedOn w:val="a7"/>
    <w:qFormat/>
    <w:pPr>
      <w:widowControl/>
      <w:topLinePunct/>
      <w:adjustRightInd w:val="0"/>
      <w:snapToGrid w:val="0"/>
      <w:spacing w:before="160" w:after="120" w:line="240" w:lineRule="atLeast"/>
      <w:ind w:leftChars="400" w:left="840" w:firstLineChars="200" w:firstLine="480"/>
      <w:jc w:val="left"/>
    </w:pPr>
    <w:rPr>
      <w:rFonts w:eastAsia="宋体" w:cs="Arial"/>
      <w:sz w:val="24"/>
      <w:szCs w:val="21"/>
    </w:rPr>
  </w:style>
  <w:style w:type="paragraph" w:styleId="afff7">
    <w:name w:val="Message Header"/>
    <w:basedOn w:val="a7"/>
    <w:link w:val="afff8"/>
    <w:qFormat/>
    <w:pPr>
      <w:widowControl/>
      <w:pBdr>
        <w:top w:val="single" w:sz="6" w:space="1" w:color="auto"/>
        <w:left w:val="single" w:sz="6" w:space="1" w:color="auto"/>
        <w:bottom w:val="single" w:sz="6" w:space="1" w:color="auto"/>
        <w:right w:val="single" w:sz="6" w:space="1" w:color="auto"/>
      </w:pBdr>
      <w:shd w:val="pct20" w:color="auto" w:fill="auto"/>
      <w:topLinePunct/>
      <w:adjustRightInd w:val="0"/>
      <w:snapToGrid w:val="0"/>
      <w:spacing w:before="160" w:after="160" w:line="240" w:lineRule="atLeast"/>
      <w:ind w:leftChars="500" w:left="1080" w:hangingChars="500" w:hanging="1080"/>
      <w:jc w:val="left"/>
    </w:pPr>
    <w:rPr>
      <w:rFonts w:ascii="Arial" w:eastAsia="宋体" w:hAnsi="Arial" w:cs="Arial"/>
      <w:sz w:val="24"/>
      <w:szCs w:val="21"/>
    </w:rPr>
  </w:style>
  <w:style w:type="paragraph" w:styleId="HTML1">
    <w:name w:val="HTML Preformatted"/>
    <w:basedOn w:val="a7"/>
    <w:link w:val="HTML2"/>
    <w:qFormat/>
    <w:pPr>
      <w:widowControl/>
      <w:topLinePunct/>
      <w:adjustRightInd w:val="0"/>
      <w:snapToGrid w:val="0"/>
      <w:spacing w:before="160" w:after="160" w:line="240" w:lineRule="atLeast"/>
      <w:ind w:left="1701" w:firstLineChars="200" w:firstLine="480"/>
      <w:jc w:val="left"/>
    </w:pPr>
    <w:rPr>
      <w:rFonts w:ascii="Courier New" w:eastAsia="宋体" w:hAnsi="Courier New" w:cs="Courier New"/>
      <w:sz w:val="20"/>
      <w:szCs w:val="20"/>
    </w:rPr>
  </w:style>
  <w:style w:type="paragraph" w:styleId="afff9">
    <w:name w:val="Normal (Web)"/>
    <w:basedOn w:val="a7"/>
    <w:uiPriority w:val="99"/>
    <w:unhideWhenUsed/>
    <w:qFormat/>
    <w:pPr>
      <w:widowControl/>
      <w:spacing w:before="100" w:beforeAutospacing="1" w:after="100" w:afterAutospacing="1" w:line="360" w:lineRule="auto"/>
      <w:ind w:left="624" w:firstLineChars="200" w:firstLine="480"/>
      <w:jc w:val="left"/>
    </w:pPr>
    <w:rPr>
      <w:rFonts w:ascii="宋体" w:eastAsia="宋体" w:hAnsi="宋体" w:cs="Arial"/>
      <w:color w:val="000000"/>
      <w:sz w:val="24"/>
    </w:rPr>
  </w:style>
  <w:style w:type="paragraph" w:styleId="35">
    <w:name w:val="List Continue 3"/>
    <w:basedOn w:val="a7"/>
    <w:qFormat/>
    <w:pPr>
      <w:widowControl/>
      <w:topLinePunct/>
      <w:adjustRightInd w:val="0"/>
      <w:snapToGrid w:val="0"/>
      <w:spacing w:before="160" w:after="120" w:line="240" w:lineRule="atLeast"/>
      <w:ind w:leftChars="600" w:left="1260" w:firstLineChars="200" w:firstLine="480"/>
      <w:jc w:val="left"/>
    </w:pPr>
    <w:rPr>
      <w:rFonts w:eastAsia="宋体" w:cs="Arial"/>
      <w:sz w:val="24"/>
      <w:szCs w:val="21"/>
    </w:rPr>
  </w:style>
  <w:style w:type="paragraph" w:styleId="25">
    <w:name w:val="index 2"/>
    <w:basedOn w:val="a7"/>
    <w:next w:val="a7"/>
    <w:qFormat/>
    <w:pPr>
      <w:widowControl/>
      <w:topLinePunct/>
      <w:adjustRightInd w:val="0"/>
      <w:snapToGrid w:val="0"/>
      <w:spacing w:before="160" w:after="160" w:line="240" w:lineRule="atLeast"/>
      <w:ind w:leftChars="200" w:left="200" w:firstLineChars="200" w:firstLine="480"/>
      <w:jc w:val="left"/>
    </w:pPr>
    <w:rPr>
      <w:rFonts w:eastAsia="宋体" w:cs="Arial"/>
      <w:sz w:val="24"/>
      <w:szCs w:val="21"/>
    </w:rPr>
  </w:style>
  <w:style w:type="paragraph" w:styleId="afffa">
    <w:name w:val="Title"/>
    <w:basedOn w:val="a7"/>
    <w:link w:val="afffb"/>
    <w:qFormat/>
    <w:pPr>
      <w:widowControl/>
      <w:topLinePunct/>
      <w:adjustRightInd w:val="0"/>
      <w:snapToGrid w:val="0"/>
      <w:spacing w:before="240" w:after="60" w:line="240" w:lineRule="atLeast"/>
      <w:ind w:left="1701" w:firstLineChars="200" w:firstLine="480"/>
      <w:jc w:val="center"/>
      <w:outlineLvl w:val="0"/>
    </w:pPr>
    <w:rPr>
      <w:rFonts w:ascii="Arial" w:eastAsia="宋体" w:hAnsi="Arial" w:cs="Arial"/>
      <w:b/>
      <w:bCs/>
      <w:sz w:val="32"/>
      <w:szCs w:val="32"/>
    </w:rPr>
  </w:style>
  <w:style w:type="paragraph" w:styleId="afffc">
    <w:name w:val="annotation subject"/>
    <w:basedOn w:val="af8"/>
    <w:next w:val="af8"/>
    <w:link w:val="afffd"/>
    <w:qFormat/>
    <w:rPr>
      <w:b/>
      <w:bCs/>
    </w:rPr>
  </w:style>
  <w:style w:type="paragraph" w:styleId="afffe">
    <w:name w:val="Body Text First Indent"/>
    <w:basedOn w:val="afe"/>
    <w:link w:val="affff"/>
    <w:qFormat/>
    <w:pPr>
      <w:widowControl/>
      <w:spacing w:after="0" w:line="360" w:lineRule="auto"/>
      <w:ind w:firstLine="454"/>
    </w:pPr>
    <w:rPr>
      <w:rFonts w:ascii="宋体"/>
      <w:kern w:val="0"/>
      <w:szCs w:val="21"/>
    </w:rPr>
  </w:style>
  <w:style w:type="table" w:styleId="affff0">
    <w:name w:val="Table Grid"/>
    <w:basedOn w:val="a9"/>
    <w:qFormat/>
    <w:pPr>
      <w:spacing w:before="80"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1">
    <w:name w:val="Table Theme"/>
    <w:basedOn w:val="a9"/>
    <w:qFormat/>
    <w:pPr>
      <w:spacing w:before="40" w:after="40"/>
      <w:ind w:left="62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9"/>
    <w:semiHidden/>
    <w:qFormat/>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9"/>
    <w:semiHidden/>
    <w:qFormat/>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6">
    <w:name w:val="Table Colorful 3"/>
    <w:basedOn w:val="a9"/>
    <w:semiHidden/>
    <w:qFormat/>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2">
    <w:name w:val="Table Elegant"/>
    <w:basedOn w:val="a9"/>
    <w:semiHidden/>
    <w:qFormat/>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6">
    <w:name w:val="Table Classic 1"/>
    <w:basedOn w:val="a9"/>
    <w:semiHidden/>
    <w:qFormat/>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7">
    <w:name w:val="Table Classic 2"/>
    <w:basedOn w:val="a9"/>
    <w:semiHidden/>
    <w:qFormat/>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7">
    <w:name w:val="Table Classic 3"/>
    <w:basedOn w:val="a9"/>
    <w:semiHidden/>
    <w:qFormat/>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9"/>
    <w:semiHidden/>
    <w:qFormat/>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7">
    <w:name w:val="Table Simple 1"/>
    <w:basedOn w:val="a9"/>
    <w:semiHidden/>
    <w:qFormat/>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8">
    <w:name w:val="Table Simple 2"/>
    <w:basedOn w:val="a9"/>
    <w:semiHidden/>
    <w:qFormat/>
    <w:pPr>
      <w:adjustRightInd w:val="0"/>
      <w:snapToGrid w:val="0"/>
      <w:spacing w:before="160" w:after="160" w:line="240" w:lineRule="atLeast"/>
      <w:ind w:left="1701"/>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8">
    <w:name w:val="Table Simple 3"/>
    <w:basedOn w:val="a9"/>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8">
    <w:name w:val="Table Subtle 1"/>
    <w:basedOn w:val="a9"/>
    <w:semiHidden/>
    <w:qFormat/>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9">
    <w:name w:val="Table Subtle 2"/>
    <w:basedOn w:val="a9"/>
    <w:semiHidden/>
    <w:qFormat/>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9">
    <w:name w:val="Table 3D effects 1"/>
    <w:basedOn w:val="a9"/>
    <w:semiHidden/>
    <w:qFormat/>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a">
    <w:name w:val="Table 3D effects 2"/>
    <w:basedOn w:val="a9"/>
    <w:semiHidden/>
    <w:qFormat/>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9">
    <w:name w:val="Table 3D effects 3"/>
    <w:basedOn w:val="a9"/>
    <w:semiHidden/>
    <w:qFormat/>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a">
    <w:name w:val="Table List 1"/>
    <w:basedOn w:val="a9"/>
    <w:semiHidden/>
    <w:qFormat/>
    <w:pPr>
      <w:adjustRightInd w:val="0"/>
      <w:snapToGrid w:val="0"/>
      <w:spacing w:before="160" w:after="160" w:line="240" w:lineRule="atLeast"/>
      <w:ind w:left="1701"/>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b">
    <w:name w:val="Table List 2"/>
    <w:basedOn w:val="a9"/>
    <w:semiHidden/>
    <w:qFormat/>
    <w:pPr>
      <w:adjustRightInd w:val="0"/>
      <w:snapToGrid w:val="0"/>
      <w:spacing w:before="160" w:after="160" w:line="240" w:lineRule="atLeast"/>
      <w:ind w:left="1701"/>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a">
    <w:name w:val="Table List 3"/>
    <w:basedOn w:val="a9"/>
    <w:semiHidden/>
    <w:qFormat/>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9"/>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9"/>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9"/>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9"/>
    <w:semiHidden/>
    <w:qFormat/>
    <w:pPr>
      <w:adjustRightInd w:val="0"/>
      <w:snapToGrid w:val="0"/>
      <w:spacing w:before="160" w:after="160" w:line="240" w:lineRule="atLeast"/>
      <w:ind w:left="1701"/>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9"/>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3">
    <w:name w:val="Table Contemporary"/>
    <w:basedOn w:val="a9"/>
    <w:semiHidden/>
    <w:qFormat/>
    <w:pPr>
      <w:adjustRightInd w:val="0"/>
      <w:snapToGrid w:val="0"/>
      <w:spacing w:before="160" w:after="160" w:line="240" w:lineRule="atLeast"/>
      <w:ind w:left="1701"/>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b">
    <w:name w:val="Table Columns 1"/>
    <w:basedOn w:val="a9"/>
    <w:semiHidden/>
    <w:qFormat/>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c">
    <w:name w:val="Table Columns 2"/>
    <w:basedOn w:val="a9"/>
    <w:semiHidden/>
    <w:qFormat/>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b">
    <w:name w:val="Table Columns 3"/>
    <w:basedOn w:val="a9"/>
    <w:semiHidden/>
    <w:qFormat/>
    <w:pPr>
      <w:adjustRightInd w:val="0"/>
      <w:snapToGrid w:val="0"/>
      <w:spacing w:before="160" w:after="160" w:line="240" w:lineRule="atLeast"/>
      <w:ind w:left="1701"/>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9"/>
    <w:semiHidden/>
    <w:qFormat/>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9"/>
    <w:semiHidden/>
    <w:qFormat/>
    <w:pPr>
      <w:adjustRightInd w:val="0"/>
      <w:snapToGrid w:val="0"/>
      <w:spacing w:before="160" w:after="160" w:line="240" w:lineRule="atLeast"/>
      <w:ind w:left="1701"/>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9"/>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d">
    <w:name w:val="Table Grid 2"/>
    <w:basedOn w:val="a9"/>
    <w:semiHidden/>
    <w:qFormat/>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c">
    <w:name w:val="Table Grid 3"/>
    <w:basedOn w:val="a9"/>
    <w:semiHidden/>
    <w:qFormat/>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9"/>
    <w:semiHidden/>
    <w:qFormat/>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9"/>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9"/>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9"/>
    <w:semiHidden/>
    <w:qFormat/>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9"/>
    <w:semiHidden/>
    <w:qFormat/>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d">
    <w:name w:val="Table Web 1"/>
    <w:basedOn w:val="a9"/>
    <w:semiHidden/>
    <w:qFormat/>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e">
    <w:name w:val="Table Web 2"/>
    <w:basedOn w:val="a9"/>
    <w:semiHidden/>
    <w:qFormat/>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d">
    <w:name w:val="Table Web 3"/>
    <w:basedOn w:val="a9"/>
    <w:semiHidden/>
    <w:qFormat/>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4">
    <w:name w:val="Table Professional"/>
    <w:basedOn w:val="a9"/>
    <w:unhideWhenUsed/>
    <w:qFormat/>
    <w:pPr>
      <w:spacing w:before="40" w:after="40"/>
      <w:ind w:left="624"/>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5">
    <w:name w:val="Medium Shading 2 Accent 5"/>
    <w:basedOn w:val="a9"/>
    <w:uiPriority w:val="64"/>
    <w:qFormat/>
    <w:rPr>
      <w:rFonts w:ascii="Calibri" w:hAnsi="Calibri"/>
      <w:sz w:val="22"/>
      <w:szCs w:val="22"/>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ffff5">
    <w:name w:val="Strong"/>
    <w:qFormat/>
    <w:rPr>
      <w:b/>
      <w:bCs/>
    </w:rPr>
  </w:style>
  <w:style w:type="character" w:styleId="affff6">
    <w:name w:val="endnote reference"/>
    <w:qFormat/>
    <w:rPr>
      <w:vertAlign w:val="superscript"/>
    </w:rPr>
  </w:style>
  <w:style w:type="character" w:styleId="affff7">
    <w:name w:val="page number"/>
    <w:basedOn w:val="a8"/>
    <w:qFormat/>
  </w:style>
  <w:style w:type="character" w:styleId="affff8">
    <w:name w:val="FollowedHyperlink"/>
    <w:qFormat/>
    <w:rPr>
      <w:color w:val="800080"/>
      <w:u w:val="single"/>
    </w:rPr>
  </w:style>
  <w:style w:type="character" w:styleId="affff9">
    <w:name w:val="Emphasis"/>
    <w:uiPriority w:val="20"/>
    <w:qFormat/>
    <w:rPr>
      <w:i/>
      <w:iCs/>
    </w:rPr>
  </w:style>
  <w:style w:type="character" w:styleId="affffa">
    <w:name w:val="line number"/>
    <w:basedOn w:val="a8"/>
    <w:qFormat/>
  </w:style>
  <w:style w:type="character" w:styleId="HTML3">
    <w:name w:val="HTML Definition"/>
    <w:qFormat/>
    <w:rPr>
      <w:i/>
      <w:iCs/>
    </w:rPr>
  </w:style>
  <w:style w:type="character" w:styleId="HTML4">
    <w:name w:val="HTML Typewriter"/>
    <w:qFormat/>
    <w:rPr>
      <w:rFonts w:ascii="Courier New" w:hAnsi="Courier New" w:cs="Courier New"/>
      <w:sz w:val="20"/>
      <w:szCs w:val="20"/>
    </w:rPr>
  </w:style>
  <w:style w:type="character" w:styleId="HTML5">
    <w:name w:val="HTML Acronym"/>
    <w:basedOn w:val="a8"/>
    <w:qFormat/>
  </w:style>
  <w:style w:type="character" w:styleId="HTML6">
    <w:name w:val="HTML Variable"/>
    <w:qFormat/>
    <w:rPr>
      <w:i/>
      <w:iCs/>
    </w:rPr>
  </w:style>
  <w:style w:type="character" w:styleId="affffb">
    <w:name w:val="Hyperlink"/>
    <w:uiPriority w:val="99"/>
    <w:qFormat/>
    <w:rPr>
      <w:rFonts w:ascii="Times New Roman" w:eastAsia="方正兰亭粗黑简体" w:hAnsi="Times New Roman"/>
      <w:color w:val="0000FF"/>
      <w:u w:val="single"/>
    </w:rPr>
  </w:style>
  <w:style w:type="character" w:styleId="HTML7">
    <w:name w:val="HTML Code"/>
    <w:qFormat/>
    <w:rPr>
      <w:rFonts w:ascii="Courier New" w:hAnsi="Courier New" w:cs="Courier New"/>
      <w:sz w:val="20"/>
      <w:szCs w:val="20"/>
    </w:rPr>
  </w:style>
  <w:style w:type="character" w:styleId="affffc">
    <w:name w:val="annotation reference"/>
    <w:qFormat/>
    <w:rPr>
      <w:sz w:val="21"/>
      <w:szCs w:val="21"/>
    </w:rPr>
  </w:style>
  <w:style w:type="character" w:styleId="HTML8">
    <w:name w:val="HTML Cite"/>
    <w:qFormat/>
    <w:rPr>
      <w:i/>
      <w:iCs/>
    </w:rPr>
  </w:style>
  <w:style w:type="character" w:styleId="affffd">
    <w:name w:val="footnote reference"/>
    <w:unhideWhenUsed/>
    <w:qFormat/>
    <w:rPr>
      <w:rFonts w:ascii="Tahoma" w:eastAsia="宋体" w:hAnsi="Tahoma" w:cs="Tahoma" w:hint="default"/>
      <w:kern w:val="2"/>
      <w:sz w:val="24"/>
      <w:vertAlign w:val="superscript"/>
      <w:lang w:val="en-US" w:eastAsia="zh-CN" w:bidi="ar-SA"/>
    </w:rPr>
  </w:style>
  <w:style w:type="character" w:styleId="HTML9">
    <w:name w:val="HTML Keyboard"/>
    <w:qFormat/>
    <w:rPr>
      <w:rFonts w:ascii="Courier New" w:hAnsi="Courier New" w:cs="Courier New"/>
      <w:sz w:val="20"/>
      <w:szCs w:val="20"/>
    </w:rPr>
  </w:style>
  <w:style w:type="character" w:styleId="HTMLa">
    <w:name w:val="HTML Sample"/>
    <w:qFormat/>
    <w:rPr>
      <w:rFonts w:ascii="Courier New" w:hAnsi="Courier New" w:cs="Courier New"/>
    </w:rPr>
  </w:style>
  <w:style w:type="paragraph" w:customStyle="1" w:styleId="Displayterminal">
    <w:name w:val="* Display terminal"/>
    <w:link w:val="DisplayterminalCharChar"/>
    <w:qFormat/>
    <w:pPr>
      <w:shd w:val="clear" w:color="auto" w:fill="E6E6E6"/>
    </w:pPr>
    <w:rPr>
      <w:rFonts w:ascii="宋体" w:hAnsi="Verdana"/>
      <w:kern w:val="2"/>
      <w:sz w:val="18"/>
      <w:szCs w:val="18"/>
    </w:rPr>
  </w:style>
  <w:style w:type="character" w:customStyle="1" w:styleId="DisplayterminalCharChar">
    <w:name w:val="* Display terminal Char Char"/>
    <w:link w:val="Displayterminal"/>
    <w:qFormat/>
    <w:locked/>
    <w:rPr>
      <w:rFonts w:ascii="宋体" w:hAnsi="Verdana"/>
      <w:kern w:val="2"/>
      <w:sz w:val="18"/>
      <w:szCs w:val="18"/>
      <w:shd w:val="clear" w:color="auto" w:fill="E6E6E6"/>
    </w:rPr>
  </w:style>
  <w:style w:type="paragraph" w:customStyle="1" w:styleId="instruction">
    <w:name w:val="* instruction"/>
    <w:basedOn w:val="text"/>
    <w:qFormat/>
    <w:pPr>
      <w:pBdr>
        <w:top w:val="single" w:sz="12" w:space="1" w:color="999999"/>
        <w:bottom w:val="single" w:sz="12" w:space="1" w:color="999999"/>
      </w:pBdr>
      <w:spacing w:before="0" w:after="0"/>
      <w:ind w:left="1044" w:hanging="420"/>
    </w:pPr>
    <w:rPr>
      <w:rFonts w:eastAsia="楷体_GB2312" w:cs="Arial"/>
    </w:rPr>
  </w:style>
  <w:style w:type="paragraph" w:customStyle="1" w:styleId="text">
    <w:name w:val="* text"/>
    <w:basedOn w:val="a7"/>
    <w:link w:val="textCharChar"/>
    <w:qFormat/>
    <w:pPr>
      <w:widowControl/>
      <w:spacing w:before="40" w:after="40" w:line="360" w:lineRule="auto"/>
      <w:ind w:firstLineChars="200" w:firstLine="480"/>
    </w:pPr>
    <w:rPr>
      <w:rFonts w:ascii="Arial" w:eastAsia="宋体" w:hAnsi="Arial" w:cs="Times New Roman"/>
      <w:color w:val="333333"/>
      <w:sz w:val="18"/>
      <w:szCs w:val="18"/>
    </w:rPr>
  </w:style>
  <w:style w:type="paragraph" w:customStyle="1" w:styleId="itemlist">
    <w:name w:val="* item list"/>
    <w:basedOn w:val="text"/>
    <w:qFormat/>
    <w:pPr>
      <w:tabs>
        <w:tab w:val="left" w:pos="360"/>
      </w:tabs>
      <w:spacing w:before="0" w:after="0"/>
    </w:pPr>
    <w:rPr>
      <w:rFonts w:cs="Arial"/>
    </w:rPr>
  </w:style>
  <w:style w:type="paragraph" w:customStyle="1" w:styleId="notice">
    <w:name w:val="* notice"/>
    <w:basedOn w:val="text"/>
    <w:qFormat/>
    <w:pPr>
      <w:pBdr>
        <w:top w:val="single" w:sz="12" w:space="1" w:color="999999"/>
        <w:bottom w:val="single" w:sz="12" w:space="1" w:color="999999"/>
      </w:pBdr>
      <w:tabs>
        <w:tab w:val="left" w:pos="360"/>
      </w:tabs>
      <w:spacing w:before="0" w:after="0"/>
    </w:pPr>
    <w:rPr>
      <w:rFonts w:eastAsia="楷体_GB2312" w:cs="Arial"/>
    </w:rPr>
  </w:style>
  <w:style w:type="paragraph" w:customStyle="1" w:styleId="spec">
    <w:name w:val="* spec"/>
    <w:basedOn w:val="text"/>
    <w:qFormat/>
    <w:pPr>
      <w:pBdr>
        <w:top w:val="single" w:sz="12" w:space="1" w:color="999999"/>
        <w:bottom w:val="single" w:sz="12" w:space="1" w:color="999999"/>
      </w:pBdr>
      <w:tabs>
        <w:tab w:val="left" w:pos="360"/>
      </w:tabs>
    </w:pPr>
    <w:rPr>
      <w:rFonts w:eastAsia="楷体_GB2312"/>
    </w:rPr>
  </w:style>
  <w:style w:type="paragraph" w:customStyle="1" w:styleId="step">
    <w:name w:val="* step"/>
    <w:basedOn w:val="text"/>
    <w:qFormat/>
    <w:pPr>
      <w:tabs>
        <w:tab w:val="left" w:pos="360"/>
      </w:tabs>
      <w:spacing w:before="0" w:after="0"/>
    </w:pPr>
    <w:rPr>
      <w:rFonts w:cs="Arial"/>
    </w:rPr>
  </w:style>
  <w:style w:type="paragraph" w:customStyle="1" w:styleId="tabletext">
    <w:name w:val="* table text"/>
    <w:basedOn w:val="text"/>
    <w:link w:val="tabletextChar"/>
    <w:qFormat/>
    <w:pPr>
      <w:spacing w:beforeLines="0" w:afterLines="0"/>
      <w:ind w:left="624"/>
    </w:pPr>
    <w:rPr>
      <w:rFonts w:cs="Arial"/>
    </w:rPr>
  </w:style>
  <w:style w:type="character" w:customStyle="1" w:styleId="tabletextChar">
    <w:name w:val="* table text Char"/>
    <w:link w:val="tabletext"/>
    <w:qFormat/>
    <w:locked/>
    <w:rPr>
      <w:rFonts w:ascii="Arial" w:hAnsi="Arial" w:cs="Arial"/>
      <w:color w:val="333333"/>
      <w:kern w:val="2"/>
      <w:sz w:val="18"/>
      <w:szCs w:val="18"/>
    </w:rPr>
  </w:style>
  <w:style w:type="paragraph" w:customStyle="1" w:styleId="Block">
    <w:name w:val="*Block"/>
    <w:basedOn w:val="a7"/>
    <w:next w:val="text"/>
    <w:qFormat/>
    <w:pPr>
      <w:widowControl/>
      <w:spacing w:line="360" w:lineRule="auto"/>
      <w:ind w:left="1248" w:firstLineChars="200" w:firstLine="480"/>
    </w:pPr>
    <w:rPr>
      <w:rFonts w:ascii="Arial" w:eastAsia="Microsoft YaHei" w:hAnsi="Arial" w:cs="Arial"/>
      <w:b/>
      <w:color w:val="333333"/>
      <w:sz w:val="24"/>
    </w:rPr>
  </w:style>
  <w:style w:type="character" w:customStyle="1" w:styleId="textCharChar">
    <w:name w:val="* text Char Char"/>
    <w:link w:val="text"/>
    <w:qFormat/>
    <w:rPr>
      <w:rFonts w:ascii="Arial" w:hAnsi="Arial"/>
      <w:color w:val="333333"/>
      <w:kern w:val="2"/>
      <w:sz w:val="18"/>
      <w:szCs w:val="18"/>
    </w:rPr>
  </w:style>
  <w:style w:type="paragraph" w:customStyle="1" w:styleId="1e">
    <w:name w:val="1"/>
    <w:uiPriority w:val="64"/>
    <w:qFormat/>
    <w:rPr>
      <w:rFonts w:ascii="Calibri" w:hAnsi="Calibri"/>
      <w:sz w:val="22"/>
      <w:szCs w:val="22"/>
    </w:rPr>
  </w:style>
  <w:style w:type="character" w:customStyle="1" w:styleId="150">
    <w:name w:val="15"/>
    <w:qFormat/>
    <w:rPr>
      <w:rFonts w:ascii="Times New Roman" w:hAnsi="Times New Roman" w:cs="Times New Roman" w:hint="default"/>
      <w:color w:val="0000FF"/>
    </w:rPr>
  </w:style>
  <w:style w:type="paragraph" w:customStyle="1" w:styleId="affffe">
    <w:name w:val="编写建议"/>
    <w:basedOn w:val="a7"/>
    <w:link w:val="Char"/>
    <w:qFormat/>
    <w:pPr>
      <w:widowControl/>
      <w:autoSpaceDE w:val="0"/>
      <w:autoSpaceDN w:val="0"/>
      <w:adjustRightInd w:val="0"/>
      <w:spacing w:before="40" w:after="40" w:line="360" w:lineRule="auto"/>
      <w:ind w:left="624" w:firstLineChars="200" w:firstLine="480"/>
    </w:pPr>
    <w:rPr>
      <w:rFonts w:ascii="Arial" w:eastAsia="宋体" w:hAnsi="Arial" w:cs="Arial"/>
      <w:i/>
      <w:color w:val="0000FF"/>
      <w:sz w:val="24"/>
      <w:szCs w:val="21"/>
    </w:rPr>
  </w:style>
  <w:style w:type="character" w:customStyle="1" w:styleId="Char">
    <w:name w:val="编写建议 Char"/>
    <w:link w:val="affffe"/>
    <w:qFormat/>
    <w:rPr>
      <w:rFonts w:ascii="Arial" w:hAnsi="Arial" w:cs="Arial"/>
      <w:i/>
      <w:color w:val="0000FF"/>
      <w:kern w:val="2"/>
      <w:sz w:val="24"/>
      <w:szCs w:val="21"/>
    </w:rPr>
  </w:style>
  <w:style w:type="character" w:customStyle="1" w:styleId="afffb">
    <w:name w:val="标题 字符"/>
    <w:basedOn w:val="a8"/>
    <w:link w:val="afffa"/>
    <w:qFormat/>
    <w:rPr>
      <w:rFonts w:ascii="Arial" w:hAnsi="Arial" w:cs="Arial"/>
      <w:b/>
      <w:bCs/>
      <w:kern w:val="2"/>
      <w:sz w:val="32"/>
      <w:szCs w:val="32"/>
    </w:rPr>
  </w:style>
  <w:style w:type="character" w:customStyle="1" w:styleId="12">
    <w:name w:val="标题 1 字符"/>
    <w:basedOn w:val="a8"/>
    <w:link w:val="11"/>
    <w:qFormat/>
    <w:rPr>
      <w:b/>
      <w:bCs/>
      <w:kern w:val="44"/>
      <w:sz w:val="44"/>
      <w:szCs w:val="44"/>
    </w:rPr>
  </w:style>
  <w:style w:type="paragraph" w:customStyle="1" w:styleId="1dbapp">
    <w:name w:val="标题 1（dbapp）"/>
    <w:basedOn w:val="11"/>
    <w:next w:val="a7"/>
    <w:qFormat/>
    <w:pPr>
      <w:numPr>
        <w:numId w:val="1"/>
      </w:numPr>
      <w:pBdr>
        <w:bottom w:val="single" w:sz="48" w:space="1" w:color="auto"/>
      </w:pBdr>
      <w:tabs>
        <w:tab w:val="clear" w:pos="425"/>
      </w:tabs>
      <w:spacing w:before="600" w:after="330" w:line="240" w:lineRule="auto"/>
      <w:jc w:val="right"/>
    </w:pPr>
    <w:rPr>
      <w:rFonts w:eastAsia="方正兰亭黑简体"/>
    </w:rPr>
  </w:style>
  <w:style w:type="character" w:customStyle="1" w:styleId="20">
    <w:name w:val="标题 2 字符"/>
    <w:basedOn w:val="a8"/>
    <w:link w:val="2"/>
    <w:qFormat/>
    <w:rPr>
      <w:rFonts w:eastAsia="方正兰亭黑简体"/>
      <w:b/>
      <w:bCs/>
      <w:color w:val="2F5496" w:themeColor="accent1" w:themeShade="BF"/>
      <w:kern w:val="2"/>
      <w:sz w:val="32"/>
      <w:szCs w:val="32"/>
    </w:rPr>
  </w:style>
  <w:style w:type="character" w:customStyle="1" w:styleId="30">
    <w:name w:val="标题 3 字符"/>
    <w:basedOn w:val="a8"/>
    <w:link w:val="3"/>
    <w:qFormat/>
    <w:rPr>
      <w:b/>
      <w:bCs/>
      <w:kern w:val="2"/>
      <w:sz w:val="32"/>
      <w:szCs w:val="32"/>
    </w:rPr>
  </w:style>
  <w:style w:type="paragraph" w:customStyle="1" w:styleId="3dbapp">
    <w:name w:val="标题 3（dbapp）"/>
    <w:basedOn w:val="3"/>
    <w:next w:val="a7"/>
    <w:qFormat/>
    <w:pPr>
      <w:numPr>
        <w:numId w:val="1"/>
      </w:numPr>
      <w:tabs>
        <w:tab w:val="clear" w:pos="709"/>
        <w:tab w:val="left" w:pos="960"/>
      </w:tabs>
      <w:spacing w:line="288" w:lineRule="auto"/>
      <w:jc w:val="left"/>
    </w:pPr>
    <w:rPr>
      <w:rFonts w:eastAsia="方正兰亭黑简体"/>
      <w:bCs w:val="0"/>
      <w:kern w:val="0"/>
      <w:sz w:val="30"/>
      <w:szCs w:val="30"/>
    </w:rPr>
  </w:style>
  <w:style w:type="character" w:customStyle="1" w:styleId="42">
    <w:name w:val="标题 4 字符"/>
    <w:basedOn w:val="a8"/>
    <w:link w:val="40"/>
    <w:qFormat/>
    <w:rPr>
      <w:rFonts w:ascii="Arial" w:eastAsia="SimHei" w:hAnsi="Arial"/>
      <w:b/>
      <w:bCs/>
      <w:kern w:val="2"/>
      <w:sz w:val="28"/>
      <w:szCs w:val="28"/>
    </w:rPr>
  </w:style>
  <w:style w:type="paragraph" w:customStyle="1" w:styleId="4dbapp">
    <w:name w:val="标题 4（dbapp）"/>
    <w:basedOn w:val="40"/>
    <w:next w:val="a7"/>
    <w:qFormat/>
    <w:pPr>
      <w:widowControl/>
      <w:numPr>
        <w:numId w:val="1"/>
      </w:numPr>
      <w:spacing w:line="288" w:lineRule="auto"/>
      <w:jc w:val="left"/>
    </w:pPr>
    <w:rPr>
      <w:rFonts w:ascii="Times New Roman" w:eastAsia="方正兰亭黑简体" w:hAnsi="Times New Roman"/>
      <w:bCs w:val="0"/>
      <w:kern w:val="0"/>
    </w:rPr>
  </w:style>
  <w:style w:type="character" w:customStyle="1" w:styleId="51">
    <w:name w:val="标题 5 字符"/>
    <w:basedOn w:val="a8"/>
    <w:link w:val="50"/>
    <w:qFormat/>
    <w:rPr>
      <w:b/>
      <w:bCs/>
      <w:kern w:val="2"/>
      <w:sz w:val="28"/>
      <w:szCs w:val="28"/>
    </w:rPr>
  </w:style>
  <w:style w:type="character" w:customStyle="1" w:styleId="60">
    <w:name w:val="标题 6 字符"/>
    <w:basedOn w:val="a8"/>
    <w:link w:val="6"/>
    <w:qFormat/>
    <w:rPr>
      <w:rFonts w:ascii="Arial" w:eastAsia="SimHei" w:hAnsi="Arial"/>
      <w:b/>
      <w:bCs/>
      <w:kern w:val="2"/>
      <w:sz w:val="24"/>
      <w:szCs w:val="24"/>
    </w:rPr>
  </w:style>
  <w:style w:type="character" w:customStyle="1" w:styleId="70">
    <w:name w:val="标题 7 字符"/>
    <w:basedOn w:val="a8"/>
    <w:link w:val="7"/>
    <w:qFormat/>
    <w:rPr>
      <w:rFonts w:ascii="Arial" w:hAnsi="Arial" w:cs="Arial"/>
      <w:b/>
      <w:bCs/>
      <w:kern w:val="2"/>
      <w:sz w:val="24"/>
      <w:szCs w:val="24"/>
    </w:rPr>
  </w:style>
  <w:style w:type="character" w:customStyle="1" w:styleId="80">
    <w:name w:val="标题 8 字符"/>
    <w:basedOn w:val="a8"/>
    <w:link w:val="8"/>
    <w:qFormat/>
    <w:rPr>
      <w:rFonts w:ascii="Arial" w:eastAsia="SimHei" w:hAnsi="Arial" w:cs="Arial"/>
      <w:kern w:val="2"/>
      <w:sz w:val="24"/>
      <w:szCs w:val="24"/>
    </w:rPr>
  </w:style>
  <w:style w:type="character" w:customStyle="1" w:styleId="90">
    <w:name w:val="标题 9 字符"/>
    <w:basedOn w:val="a8"/>
    <w:link w:val="9"/>
    <w:qFormat/>
    <w:rPr>
      <w:rFonts w:ascii="Arial" w:eastAsia="SimHei" w:hAnsi="Arial" w:cs="Arial"/>
      <w:kern w:val="2"/>
      <w:sz w:val="24"/>
      <w:szCs w:val="21"/>
    </w:rPr>
  </w:style>
  <w:style w:type="paragraph" w:customStyle="1" w:styleId="10">
    <w:name w:val="标题1"/>
    <w:basedOn w:val="a7"/>
    <w:qFormat/>
    <w:pPr>
      <w:widowControl/>
      <w:numPr>
        <w:numId w:val="3"/>
      </w:numPr>
      <w:spacing w:before="40" w:after="40" w:line="360" w:lineRule="auto"/>
      <w:ind w:firstLineChars="200" w:firstLine="200"/>
    </w:pPr>
    <w:rPr>
      <w:rFonts w:ascii="Arial" w:eastAsia="SimHei" w:hAnsi="Arial" w:cs="Arial"/>
      <w:sz w:val="44"/>
      <w:szCs w:val="44"/>
    </w:rPr>
  </w:style>
  <w:style w:type="character" w:customStyle="1" w:styleId="2f">
    <w:name w:val="标题2"/>
    <w:basedOn w:val="a8"/>
    <w:qFormat/>
  </w:style>
  <w:style w:type="paragraph" w:customStyle="1" w:styleId="41">
    <w:name w:val="标题4"/>
    <w:basedOn w:val="a7"/>
    <w:link w:val="4Char"/>
    <w:qFormat/>
    <w:pPr>
      <w:keepNext/>
      <w:keepLines/>
      <w:numPr>
        <w:ilvl w:val="3"/>
        <w:numId w:val="8"/>
      </w:numPr>
      <w:spacing w:line="360" w:lineRule="auto"/>
      <w:outlineLvl w:val="3"/>
    </w:pPr>
    <w:rPr>
      <w:rFonts w:ascii="Arial" w:eastAsia="SimHei" w:hAnsi="Arial" w:cs="Times New Roman"/>
      <w:b/>
      <w:bCs/>
      <w:sz w:val="28"/>
      <w:szCs w:val="28"/>
    </w:rPr>
  </w:style>
  <w:style w:type="character" w:customStyle="1" w:styleId="4Char">
    <w:name w:val="标题4 Char"/>
    <w:link w:val="41"/>
    <w:qFormat/>
    <w:rPr>
      <w:rFonts w:ascii="Arial" w:eastAsia="SimHei" w:hAnsi="Arial"/>
      <w:b/>
      <w:bCs/>
      <w:kern w:val="2"/>
      <w:sz w:val="28"/>
      <w:szCs w:val="28"/>
    </w:rPr>
  </w:style>
  <w:style w:type="paragraph" w:customStyle="1" w:styleId="59">
    <w:name w:val="标题5"/>
    <w:basedOn w:val="a7"/>
    <w:link w:val="5Char"/>
    <w:qFormat/>
    <w:pPr>
      <w:keepNext/>
      <w:keepLines/>
      <w:spacing w:line="360" w:lineRule="auto"/>
      <w:outlineLvl w:val="4"/>
    </w:pPr>
    <w:rPr>
      <w:rFonts w:eastAsia="宋体" w:cs="Times New Roman"/>
      <w:b/>
      <w:bCs/>
      <w:sz w:val="28"/>
      <w:szCs w:val="28"/>
    </w:rPr>
  </w:style>
  <w:style w:type="character" w:customStyle="1" w:styleId="5Char">
    <w:name w:val="标题5 Char"/>
    <w:link w:val="59"/>
    <w:qFormat/>
    <w:rPr>
      <w:b/>
      <w:bCs/>
      <w:kern w:val="2"/>
      <w:sz w:val="28"/>
      <w:szCs w:val="28"/>
    </w:rPr>
  </w:style>
  <w:style w:type="paragraph" w:customStyle="1" w:styleId="64">
    <w:name w:val="标题6"/>
    <w:basedOn w:val="a7"/>
    <w:link w:val="6Char"/>
    <w:qFormat/>
    <w:pPr>
      <w:keepNext/>
      <w:keepLines/>
      <w:tabs>
        <w:tab w:val="left" w:pos="425"/>
        <w:tab w:val="left" w:pos="1134"/>
      </w:tabs>
      <w:spacing w:line="360" w:lineRule="auto"/>
      <w:ind w:firstLine="624"/>
      <w:outlineLvl w:val="5"/>
    </w:pPr>
    <w:rPr>
      <w:rFonts w:ascii="Arial" w:eastAsia="SimHei" w:hAnsi="Arial" w:cs="Times New Roman"/>
      <w:b/>
      <w:bCs/>
      <w:sz w:val="24"/>
    </w:rPr>
  </w:style>
  <w:style w:type="character" w:customStyle="1" w:styleId="6Char">
    <w:name w:val="标题6 Char"/>
    <w:link w:val="64"/>
    <w:qFormat/>
    <w:rPr>
      <w:rFonts w:ascii="Arial" w:eastAsia="SimHei" w:hAnsi="Arial"/>
      <w:b/>
      <w:bCs/>
      <w:kern w:val="2"/>
      <w:sz w:val="24"/>
      <w:szCs w:val="24"/>
    </w:rPr>
  </w:style>
  <w:style w:type="table" w:customStyle="1" w:styleId="afffff">
    <w:name w:val="表格"/>
    <w:basedOn w:val="affff0"/>
    <w:qFormat/>
    <w:pPr>
      <w:jc w:val="both"/>
      <w:textAlignment w:val="center"/>
    </w:pPr>
    <w:rPr>
      <w:rFonts w:ascii="Arial" w:hAnsi="Arial"/>
    </w:rPr>
    <w:tblPr/>
    <w:trPr>
      <w:cantSplit/>
    </w:trPr>
    <w:tcPr>
      <w:vAlign w:val="center"/>
    </w:tcPr>
    <w:tblStylePr w:type="firstRow">
      <w:pPr>
        <w:wordWrap/>
        <w:ind w:leftChars="0" w:left="0"/>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customStyle="1" w:styleId="1f">
    <w:name w:val="列表段落1"/>
    <w:basedOn w:val="a7"/>
    <w:uiPriority w:val="34"/>
    <w:qFormat/>
    <w:pPr>
      <w:widowControl/>
      <w:ind w:left="1134"/>
    </w:pPr>
    <w:rPr>
      <w:rFonts w:ascii="Arial" w:hAnsi="Arial" w:cs="Arial"/>
      <w:szCs w:val="20"/>
    </w:rPr>
  </w:style>
  <w:style w:type="character" w:customStyle="1" w:styleId="afffff0">
    <w:name w:val="列表段落 字符"/>
    <w:basedOn w:val="a8"/>
    <w:link w:val="afffff1"/>
    <w:uiPriority w:val="34"/>
    <w:qFormat/>
    <w:rPr>
      <w:rFonts w:ascii="Arial" w:eastAsia="方正兰亭黑简体" w:hAnsi="Arial" w:cs="Arial"/>
      <w:kern w:val="2"/>
      <w:sz w:val="21"/>
    </w:rPr>
  </w:style>
  <w:style w:type="paragraph" w:styleId="afffff1">
    <w:name w:val="List Paragraph"/>
    <w:basedOn w:val="a7"/>
    <w:link w:val="afffff0"/>
    <w:uiPriority w:val="34"/>
    <w:qFormat/>
    <w:pPr>
      <w:widowControl/>
      <w:ind w:left="1134"/>
    </w:pPr>
    <w:rPr>
      <w:rFonts w:ascii="Arial" w:hAnsi="Arial" w:cs="Arial"/>
      <w:szCs w:val="20"/>
    </w:rPr>
  </w:style>
  <w:style w:type="paragraph" w:customStyle="1" w:styleId="a">
    <w:name w:val="并列项"/>
    <w:basedOn w:val="afffff1"/>
    <w:qFormat/>
    <w:pPr>
      <w:numPr>
        <w:numId w:val="9"/>
      </w:numPr>
      <w:snapToGrid w:val="0"/>
      <w:contextualSpacing/>
    </w:pPr>
    <w:rPr>
      <w:rFonts w:ascii="Times New Roman" w:hAnsi="Times New Roman" w:cs="Cambria"/>
    </w:rPr>
  </w:style>
  <w:style w:type="paragraph" w:customStyle="1" w:styleId="afffff2">
    <w:name w:val="表格并列项"/>
    <w:basedOn w:val="a"/>
    <w:qFormat/>
    <w:pPr>
      <w:spacing w:beforeLines="0" w:before="40" w:afterLines="0" w:after="40"/>
    </w:pPr>
  </w:style>
  <w:style w:type="paragraph" w:customStyle="1" w:styleId="a2">
    <w:name w:val="表格题注"/>
    <w:basedOn w:val="a7"/>
    <w:next w:val="a7"/>
    <w:qFormat/>
    <w:pPr>
      <w:keepNext/>
      <w:keepLines/>
      <w:numPr>
        <w:ilvl w:val="7"/>
        <w:numId w:val="10"/>
      </w:numPr>
      <w:jc w:val="center"/>
    </w:pPr>
    <w:rPr>
      <w:rFonts w:ascii="SimHei" w:eastAsia="SimHei" w:hAnsi="SimHei"/>
    </w:rPr>
  </w:style>
  <w:style w:type="paragraph" w:customStyle="1" w:styleId="afffff3">
    <w:name w:val="表格正文"/>
    <w:basedOn w:val="a7"/>
    <w:qFormat/>
    <w:pPr>
      <w:spacing w:beforeLines="0" w:before="40" w:afterLines="0" w:after="40"/>
    </w:pPr>
    <w:rPr>
      <w:rFonts w:cs="Times New Roman"/>
    </w:rPr>
  </w:style>
  <w:style w:type="character" w:customStyle="1" w:styleId="1f0">
    <w:name w:val="不明显强调1"/>
    <w:uiPriority w:val="19"/>
    <w:qFormat/>
    <w:rPr>
      <w:rFonts w:eastAsia="宋体" w:cs="Times New Roman"/>
      <w:i/>
      <w:iCs/>
      <w:color w:val="808080"/>
      <w:szCs w:val="22"/>
      <w:lang w:eastAsia="zh-CN"/>
    </w:rPr>
  </w:style>
  <w:style w:type="character" w:customStyle="1" w:styleId="110">
    <w:name w:val="不明显强调11"/>
    <w:uiPriority w:val="19"/>
    <w:qFormat/>
    <w:rPr>
      <w:rFonts w:eastAsia="宋体" w:cs="Times New Roman"/>
      <w:i/>
      <w:iCs/>
      <w:color w:val="7F7F7F"/>
      <w:szCs w:val="22"/>
      <w:lang w:eastAsia="zh-CN"/>
    </w:rPr>
  </w:style>
  <w:style w:type="character" w:customStyle="1" w:styleId="2f0">
    <w:name w:val="不明显强调2"/>
    <w:uiPriority w:val="19"/>
    <w:qFormat/>
    <w:rPr>
      <w:rFonts w:eastAsia="宋体" w:cs="Times New Roman"/>
      <w:i/>
      <w:iCs/>
      <w:color w:val="7F7F7F"/>
      <w:szCs w:val="22"/>
      <w:lang w:eastAsia="zh-CN"/>
    </w:rPr>
  </w:style>
  <w:style w:type="character" w:customStyle="1" w:styleId="3e">
    <w:name w:val="不明显强调3"/>
    <w:uiPriority w:val="19"/>
    <w:qFormat/>
    <w:rPr>
      <w:rFonts w:eastAsia="宋体" w:cs="Times New Roman"/>
      <w:i/>
      <w:iCs/>
      <w:color w:val="7F7F7F"/>
      <w:szCs w:val="22"/>
      <w:lang w:eastAsia="zh-CN"/>
    </w:rPr>
  </w:style>
  <w:style w:type="paragraph" w:customStyle="1" w:styleId="1">
    <w:name w:val="步骤1"/>
    <w:basedOn w:val="a7"/>
    <w:link w:val="1Char"/>
    <w:qFormat/>
    <w:pPr>
      <w:widowControl/>
      <w:numPr>
        <w:numId w:val="11"/>
      </w:numPr>
      <w:adjustRightInd w:val="0"/>
      <w:snapToGrid w:val="0"/>
      <w:spacing w:before="160" w:after="160" w:line="180" w:lineRule="atLeast"/>
      <w:jc w:val="left"/>
    </w:pPr>
    <w:rPr>
      <w:rFonts w:eastAsia="SimHei" w:cs="Times New Roman"/>
      <w:snapToGrid w:val="0"/>
      <w:color w:val="0D0D0D"/>
      <w:kern w:val="0"/>
      <w:szCs w:val="21"/>
    </w:rPr>
  </w:style>
  <w:style w:type="character" w:customStyle="1" w:styleId="1Char">
    <w:name w:val="步骤1 Char"/>
    <w:link w:val="1"/>
    <w:qFormat/>
    <w:rPr>
      <w:rFonts w:eastAsia="SimHei"/>
      <w:snapToGrid w:val="0"/>
      <w:color w:val="0D0D0D"/>
      <w:sz w:val="21"/>
      <w:szCs w:val="21"/>
    </w:rPr>
  </w:style>
  <w:style w:type="paragraph" w:customStyle="1" w:styleId="a4">
    <w:name w:val="步骤项"/>
    <w:basedOn w:val="afffff1"/>
    <w:qFormat/>
    <w:pPr>
      <w:numPr>
        <w:numId w:val="12"/>
      </w:numPr>
    </w:pPr>
    <w:rPr>
      <w:rFonts w:ascii="Times New Roman" w:hAnsi="Times New Roman"/>
      <w:szCs w:val="21"/>
    </w:rPr>
  </w:style>
  <w:style w:type="paragraph" w:customStyle="1" w:styleId="afffff4">
    <w:name w:val="常规"/>
    <w:basedOn w:val="a7"/>
    <w:link w:val="Char0"/>
    <w:qFormat/>
    <w:pPr>
      <w:spacing w:beforeLines="100" w:before="40" w:afterLines="100" w:after="40" w:line="360" w:lineRule="auto"/>
      <w:ind w:left="1701" w:firstLineChars="200" w:firstLine="480"/>
    </w:pPr>
    <w:rPr>
      <w:rFonts w:eastAsia="宋体" w:cs="Times New Roman"/>
      <w:sz w:val="24"/>
      <w:szCs w:val="21"/>
    </w:rPr>
  </w:style>
  <w:style w:type="character" w:customStyle="1" w:styleId="Char0">
    <w:name w:val="常规 Char"/>
    <w:link w:val="afffff4"/>
    <w:qFormat/>
    <w:locked/>
    <w:rPr>
      <w:kern w:val="2"/>
      <w:sz w:val="24"/>
      <w:szCs w:val="21"/>
    </w:rPr>
  </w:style>
  <w:style w:type="character" w:customStyle="1" w:styleId="afb">
    <w:name w:val="称呼 字符"/>
    <w:basedOn w:val="a8"/>
    <w:link w:val="afa"/>
    <w:qFormat/>
    <w:rPr>
      <w:rFonts w:cs="Arial"/>
      <w:kern w:val="2"/>
      <w:sz w:val="24"/>
      <w:szCs w:val="21"/>
    </w:rPr>
  </w:style>
  <w:style w:type="character" w:customStyle="1" w:styleId="aff3">
    <w:name w:val="纯文本 字符"/>
    <w:basedOn w:val="a8"/>
    <w:link w:val="aff2"/>
    <w:qFormat/>
    <w:rPr>
      <w:rFonts w:ascii="宋体" w:hAnsi="Courier New" w:cs="宋体"/>
      <w:kern w:val="2"/>
      <w:sz w:val="24"/>
      <w:szCs w:val="21"/>
    </w:rPr>
  </w:style>
  <w:style w:type="character" w:customStyle="1" w:styleId="Char1">
    <w:name w:val="纯文本 Char1"/>
    <w:qFormat/>
    <w:rPr>
      <w:rFonts w:ascii="宋体" w:eastAsia="宋体" w:hAnsi="Courier New" w:cs="Courier New" w:hint="eastAsia"/>
      <w:kern w:val="2"/>
      <w:sz w:val="21"/>
      <w:szCs w:val="21"/>
    </w:rPr>
  </w:style>
  <w:style w:type="paragraph" w:customStyle="1" w:styleId="afffff5">
    <w:name w:val="次标题"/>
    <w:next w:val="a7"/>
    <w:qFormat/>
    <w:pPr>
      <w:spacing w:before="160" w:after="160"/>
    </w:pPr>
    <w:rPr>
      <w:rFonts w:eastAsia="方正兰亭黑简体"/>
      <w:b/>
      <w:bCs/>
      <w:color w:val="2F5496" w:themeColor="accent1" w:themeShade="BF"/>
      <w:kern w:val="2"/>
      <w:sz w:val="32"/>
      <w:szCs w:val="32"/>
    </w:rPr>
  </w:style>
  <w:style w:type="paragraph" w:customStyle="1" w:styleId="afffff6">
    <w:name w:val="代码段"/>
    <w:basedOn w:val="a7"/>
    <w:qFormat/>
    <w:pPr>
      <w:shd w:val="clear" w:color="auto" w:fill="D0CECE" w:themeFill="background2" w:themeFillShade="E6"/>
      <w:spacing w:before="158" w:after="158" w:line="240" w:lineRule="auto"/>
    </w:pPr>
    <w:rPr>
      <w:i/>
      <w:iCs/>
    </w:rPr>
  </w:style>
  <w:style w:type="character" w:customStyle="1" w:styleId="af1">
    <w:name w:val="电子邮件签名 字符"/>
    <w:basedOn w:val="a8"/>
    <w:link w:val="af0"/>
    <w:qFormat/>
    <w:rPr>
      <w:rFonts w:cs="Arial"/>
      <w:kern w:val="2"/>
      <w:sz w:val="24"/>
      <w:szCs w:val="21"/>
    </w:rPr>
  </w:style>
  <w:style w:type="paragraph" w:customStyle="1" w:styleId="afffff7">
    <w:name w:val="封面标题"/>
    <w:basedOn w:val="a7"/>
    <w:next w:val="a7"/>
    <w:qFormat/>
    <w:pPr>
      <w:widowControl/>
      <w:spacing w:before="40" w:after="40" w:line="360" w:lineRule="auto"/>
      <w:ind w:left="624" w:firstLineChars="200" w:firstLine="480"/>
      <w:jc w:val="center"/>
    </w:pPr>
    <w:rPr>
      <w:rFonts w:ascii="Microsoft YaHei" w:eastAsia="Microsoft YaHei" w:hAnsi="Microsoft YaHei" w:cs="Arial"/>
      <w:b/>
      <w:bCs/>
      <w:sz w:val="36"/>
      <w:szCs w:val="36"/>
    </w:rPr>
  </w:style>
  <w:style w:type="paragraph" w:customStyle="1" w:styleId="afffff8">
    <w:name w:val="封面表格文本"/>
    <w:basedOn w:val="a7"/>
    <w:qFormat/>
    <w:pPr>
      <w:keepNext/>
      <w:autoSpaceDE w:val="0"/>
      <w:autoSpaceDN w:val="0"/>
      <w:adjustRightInd w:val="0"/>
      <w:spacing w:line="360" w:lineRule="auto"/>
      <w:ind w:firstLineChars="200" w:firstLine="480"/>
      <w:jc w:val="center"/>
    </w:pPr>
    <w:rPr>
      <w:rFonts w:ascii="Arial" w:eastAsia="宋体" w:hAnsi="Arial" w:cs="Times New Roman"/>
      <w:kern w:val="0"/>
      <w:sz w:val="24"/>
      <w:szCs w:val="21"/>
    </w:rPr>
  </w:style>
  <w:style w:type="paragraph" w:customStyle="1" w:styleId="afffff9">
    <w:name w:val="封面文档标题"/>
    <w:basedOn w:val="a7"/>
    <w:qFormat/>
    <w:pPr>
      <w:widowControl/>
      <w:snapToGrid w:val="0"/>
      <w:spacing w:before="600" w:after="200" w:line="360" w:lineRule="auto"/>
      <w:ind w:firstLineChars="200" w:firstLine="480"/>
      <w:jc w:val="left"/>
    </w:pPr>
    <w:rPr>
      <w:rFonts w:ascii="Arial" w:eastAsia="SimHei" w:hAnsi="Arial" w:cs="Arial"/>
      <w:kern w:val="0"/>
      <w:sz w:val="48"/>
      <w:szCs w:val="48"/>
    </w:rPr>
  </w:style>
  <w:style w:type="character" w:customStyle="1" w:styleId="afff3">
    <w:name w:val="副标题 字符"/>
    <w:basedOn w:val="a8"/>
    <w:link w:val="afff2"/>
    <w:qFormat/>
    <w:rPr>
      <w:rFonts w:ascii="Arial" w:hAnsi="Arial" w:cs="Arial"/>
      <w:b/>
      <w:bCs/>
      <w:kern w:val="28"/>
      <w:sz w:val="32"/>
      <w:szCs w:val="32"/>
    </w:rPr>
  </w:style>
  <w:style w:type="character" w:customStyle="1" w:styleId="ac">
    <w:name w:val="宏文本 字符"/>
    <w:basedOn w:val="a8"/>
    <w:link w:val="ab"/>
    <w:qFormat/>
    <w:rPr>
      <w:rFonts w:ascii="Courier New" w:hAnsi="Courier New" w:cs="Courier New"/>
      <w:kern w:val="2"/>
      <w:sz w:val="24"/>
      <w:szCs w:val="24"/>
    </w:rPr>
  </w:style>
  <w:style w:type="character" w:customStyle="1" w:styleId="afffffa">
    <w:name w:val="脚注文本 字符"/>
    <w:uiPriority w:val="99"/>
    <w:qFormat/>
    <w:rPr>
      <w:rFonts w:ascii="Arial" w:hAnsi="Arial" w:cs="Arial"/>
      <w:kern w:val="2"/>
      <w:sz w:val="18"/>
      <w:szCs w:val="18"/>
    </w:rPr>
  </w:style>
  <w:style w:type="character" w:customStyle="1" w:styleId="14">
    <w:name w:val="脚注文本 字符1"/>
    <w:basedOn w:val="a8"/>
    <w:link w:val="afff5"/>
    <w:qFormat/>
    <w:rPr>
      <w:rFonts w:ascii="Arial" w:hAnsi="Arial" w:cs="Arial"/>
      <w:kern w:val="2"/>
      <w:sz w:val="18"/>
      <w:szCs w:val="18"/>
    </w:rPr>
  </w:style>
  <w:style w:type="character" w:customStyle="1" w:styleId="afd">
    <w:name w:val="结束语 字符"/>
    <w:basedOn w:val="a8"/>
    <w:link w:val="afc"/>
    <w:qFormat/>
    <w:rPr>
      <w:rFonts w:cs="Arial"/>
      <w:kern w:val="2"/>
      <w:sz w:val="24"/>
      <w:szCs w:val="21"/>
    </w:rPr>
  </w:style>
  <w:style w:type="paragraph" w:customStyle="1" w:styleId="afffffb">
    <w:name w:val="警告"/>
    <w:basedOn w:val="a7"/>
    <w:next w:val="a7"/>
    <w:link w:val="Char2"/>
    <w:qFormat/>
    <w:pPr>
      <w:shd w:val="clear" w:color="auto" w:fill="FFD1D1"/>
      <w:tabs>
        <w:tab w:val="left" w:pos="360"/>
        <w:tab w:val="left" w:pos="1701"/>
      </w:tabs>
      <w:spacing w:beforeLines="100" w:afterLines="100" w:line="360" w:lineRule="auto"/>
      <w:ind w:left="4026" w:firstLineChars="200" w:firstLine="480"/>
    </w:pPr>
    <w:rPr>
      <w:rFonts w:ascii="楷体_GB2312" w:eastAsia="楷体_GB2312" w:cs="Times New Roman"/>
      <w:kern w:val="0"/>
      <w:sz w:val="20"/>
      <w:szCs w:val="21"/>
    </w:rPr>
  </w:style>
  <w:style w:type="character" w:customStyle="1" w:styleId="Char2">
    <w:name w:val="警告 Char"/>
    <w:link w:val="afffffb"/>
    <w:qFormat/>
    <w:locked/>
    <w:rPr>
      <w:rFonts w:ascii="楷体_GB2312" w:eastAsia="楷体_GB2312"/>
      <w:szCs w:val="21"/>
      <w:shd w:val="clear" w:color="auto" w:fill="FFD1D1"/>
    </w:rPr>
  </w:style>
  <w:style w:type="paragraph" w:customStyle="1" w:styleId="1f1">
    <w:name w:val="列出段落1"/>
    <w:basedOn w:val="a7"/>
    <w:uiPriority w:val="34"/>
    <w:qFormat/>
    <w:pPr>
      <w:widowControl/>
      <w:topLinePunct/>
      <w:adjustRightInd w:val="0"/>
      <w:snapToGrid w:val="0"/>
      <w:spacing w:before="160" w:after="160" w:line="240" w:lineRule="atLeast"/>
      <w:ind w:left="1701" w:firstLineChars="200" w:firstLine="420"/>
      <w:jc w:val="left"/>
    </w:pPr>
    <w:rPr>
      <w:rFonts w:eastAsia="宋体" w:cs="Arial"/>
      <w:sz w:val="24"/>
      <w:szCs w:val="21"/>
    </w:rPr>
  </w:style>
  <w:style w:type="paragraph" w:customStyle="1" w:styleId="2f1">
    <w:name w:val="列出段落2"/>
    <w:basedOn w:val="a7"/>
    <w:uiPriority w:val="99"/>
    <w:unhideWhenUsed/>
    <w:qFormat/>
    <w:pPr>
      <w:ind w:firstLineChars="200" w:firstLine="420"/>
    </w:pPr>
    <w:rPr>
      <w:szCs w:val="21"/>
    </w:rPr>
  </w:style>
  <w:style w:type="paragraph" w:customStyle="1" w:styleId="afffffc">
    <w:name w:val="明御正文"/>
    <w:basedOn w:val="a7"/>
    <w:qFormat/>
    <w:pPr>
      <w:spacing w:line="360" w:lineRule="auto"/>
      <w:ind w:firstLineChars="200" w:firstLine="480"/>
    </w:pPr>
    <w:rPr>
      <w:rFonts w:ascii="宋体" w:eastAsia="宋体" w:hAnsi="宋体" w:cs="Times New Roman"/>
      <w:sz w:val="24"/>
    </w:rPr>
  </w:style>
  <w:style w:type="paragraph" w:customStyle="1" w:styleId="afffffd">
    <w:name w:val="命令行"/>
    <w:basedOn w:val="a7"/>
    <w:qFormat/>
    <w:pPr>
      <w:spacing w:before="158" w:after="158" w:line="240" w:lineRule="auto"/>
    </w:pPr>
    <w:rPr>
      <w:i/>
      <w:iCs/>
    </w:rPr>
  </w:style>
  <w:style w:type="character" w:customStyle="1" w:styleId="aff9">
    <w:name w:val="批注框文本 字符"/>
    <w:basedOn w:val="a8"/>
    <w:link w:val="aff8"/>
    <w:qFormat/>
    <w:rPr>
      <w:rFonts w:ascii="Arial" w:hAnsi="Arial" w:cs="Arial"/>
      <w:kern w:val="2"/>
      <w:sz w:val="18"/>
      <w:szCs w:val="18"/>
    </w:rPr>
  </w:style>
  <w:style w:type="character" w:customStyle="1" w:styleId="af9">
    <w:name w:val="批注文字 字符"/>
    <w:basedOn w:val="a8"/>
    <w:link w:val="af8"/>
    <w:qFormat/>
    <w:rPr>
      <w:rFonts w:ascii="Arial" w:hAnsi="Arial" w:cs="Arial"/>
      <w:kern w:val="2"/>
      <w:sz w:val="24"/>
    </w:rPr>
  </w:style>
  <w:style w:type="character" w:customStyle="1" w:styleId="afffd">
    <w:name w:val="批注主题 字符"/>
    <w:basedOn w:val="af9"/>
    <w:link w:val="afffc"/>
    <w:qFormat/>
    <w:rPr>
      <w:rFonts w:ascii="Arial" w:hAnsi="Arial" w:cs="Arial"/>
      <w:b/>
      <w:bCs/>
      <w:kern w:val="2"/>
      <w:sz w:val="24"/>
    </w:rPr>
  </w:style>
  <w:style w:type="paragraph" w:customStyle="1" w:styleId="afffffe">
    <w:name w:val="屏幕回显"/>
    <w:basedOn w:val="a7"/>
    <w:qFormat/>
    <w:pPr>
      <w:shd w:val="clear" w:color="auto" w:fill="D0CECE" w:themeFill="background2" w:themeFillShade="E6"/>
      <w:spacing w:before="158" w:after="158"/>
    </w:pPr>
  </w:style>
  <w:style w:type="character" w:customStyle="1" w:styleId="afff0">
    <w:name w:val="签名 字符"/>
    <w:basedOn w:val="a8"/>
    <w:link w:val="afff"/>
    <w:qFormat/>
    <w:rPr>
      <w:rFonts w:cs="Arial"/>
      <w:kern w:val="2"/>
      <w:sz w:val="24"/>
      <w:szCs w:val="21"/>
    </w:rPr>
  </w:style>
  <w:style w:type="paragraph" w:customStyle="1" w:styleId="affffff">
    <w:name w:val="缺省文本"/>
    <w:basedOn w:val="a7"/>
    <w:qFormat/>
    <w:pPr>
      <w:autoSpaceDE w:val="0"/>
      <w:autoSpaceDN w:val="0"/>
      <w:adjustRightInd w:val="0"/>
      <w:snapToGrid w:val="0"/>
      <w:spacing w:line="300" w:lineRule="auto"/>
      <w:jc w:val="left"/>
    </w:pPr>
    <w:rPr>
      <w:rFonts w:ascii="Microsoft YaHei" w:eastAsia="Microsoft YaHei" w:hAnsi="Microsoft YaHei" w:cs="Times New Roman"/>
      <w:kern w:val="0"/>
      <w:sz w:val="24"/>
    </w:rPr>
  </w:style>
  <w:style w:type="character" w:customStyle="1" w:styleId="aff5">
    <w:name w:val="日期 字符"/>
    <w:basedOn w:val="a8"/>
    <w:link w:val="aff4"/>
    <w:qFormat/>
    <w:rPr>
      <w:rFonts w:cs="Arial"/>
      <w:kern w:val="2"/>
      <w:sz w:val="24"/>
      <w:szCs w:val="21"/>
    </w:rPr>
  </w:style>
  <w:style w:type="paragraph" w:customStyle="1" w:styleId="affffff0">
    <w:name w:val="说明"/>
    <w:basedOn w:val="a7"/>
    <w:next w:val="a7"/>
    <w:qFormat/>
    <w:pPr>
      <w:shd w:val="clear" w:color="auto" w:fill="FFFFAF"/>
      <w:tabs>
        <w:tab w:val="left" w:pos="360"/>
        <w:tab w:val="left" w:pos="420"/>
      </w:tabs>
      <w:spacing w:beforeLines="100" w:afterLines="100" w:line="360" w:lineRule="auto"/>
      <w:ind w:left="1044" w:firstLineChars="200" w:firstLine="480"/>
    </w:pPr>
    <w:rPr>
      <w:rFonts w:eastAsia="楷体_GB2312" w:cs="Arial"/>
      <w:sz w:val="24"/>
      <w:szCs w:val="21"/>
    </w:rPr>
  </w:style>
  <w:style w:type="paragraph" w:customStyle="1" w:styleId="affffff1">
    <w:name w:val="说明正文"/>
    <w:basedOn w:val="a7"/>
    <w:next w:val="a7"/>
    <w:qFormat/>
    <w:pPr>
      <w:spacing w:before="158" w:after="158"/>
    </w:pPr>
    <w:rPr>
      <w:shd w:val="pct10" w:color="auto" w:fill="FFFFFF"/>
    </w:rPr>
  </w:style>
  <w:style w:type="paragraph" w:customStyle="1" w:styleId="Heading">
    <w:name w:val="索引 Heading"/>
    <w:next w:val="Text0"/>
    <w:link w:val="HeadingChar"/>
    <w:qFormat/>
    <w:pPr>
      <w:spacing w:before="120" w:after="120"/>
      <w:ind w:left="624"/>
    </w:pPr>
    <w:rPr>
      <w:rFonts w:ascii="Arial" w:hAnsi="Arial" w:cs="Arial"/>
      <w:b/>
      <w:kern w:val="2"/>
      <w:sz w:val="21"/>
    </w:rPr>
  </w:style>
  <w:style w:type="paragraph" w:customStyle="1" w:styleId="Text0">
    <w:name w:val="索引 Text"/>
    <w:link w:val="TextCharChar0"/>
    <w:qFormat/>
    <w:pPr>
      <w:spacing w:before="40" w:after="40"/>
      <w:ind w:left="624"/>
    </w:pPr>
    <w:rPr>
      <w:rFonts w:ascii="Arial" w:hAnsi="Arial" w:cs="Arial"/>
      <w:kern w:val="2"/>
      <w:sz w:val="21"/>
    </w:rPr>
  </w:style>
  <w:style w:type="character" w:customStyle="1" w:styleId="HeadingChar">
    <w:name w:val="索引 Heading Char"/>
    <w:link w:val="Heading"/>
    <w:qFormat/>
    <w:rPr>
      <w:rFonts w:ascii="Arial" w:hAnsi="Arial" w:cs="Arial"/>
      <w:b/>
      <w:kern w:val="2"/>
      <w:sz w:val="21"/>
    </w:rPr>
  </w:style>
  <w:style w:type="paragraph" w:customStyle="1" w:styleId="TableHeading">
    <w:name w:val="索引 Table Heading"/>
    <w:link w:val="TableHeadingChar"/>
    <w:uiPriority w:val="3"/>
    <w:qFormat/>
    <w:pPr>
      <w:widowControl w:val="0"/>
    </w:pPr>
    <w:rPr>
      <w:rFonts w:ascii="Arial" w:hAnsi="Arial" w:cs="Arial"/>
      <w:b/>
      <w:kern w:val="2"/>
      <w:sz w:val="21"/>
    </w:rPr>
  </w:style>
  <w:style w:type="character" w:customStyle="1" w:styleId="TableHeadingChar">
    <w:name w:val="索引 Table Heading Char"/>
    <w:link w:val="TableHeading"/>
    <w:uiPriority w:val="3"/>
    <w:qFormat/>
    <w:rPr>
      <w:rFonts w:ascii="Arial" w:hAnsi="Arial" w:cs="Arial"/>
      <w:b/>
      <w:kern w:val="2"/>
      <w:sz w:val="21"/>
    </w:rPr>
  </w:style>
  <w:style w:type="character" w:customStyle="1" w:styleId="TextCharChar0">
    <w:name w:val="索引 Text Char Char"/>
    <w:link w:val="Text0"/>
    <w:qFormat/>
    <w:rPr>
      <w:rFonts w:ascii="Arial" w:hAnsi="Arial" w:cs="Arial"/>
      <w:kern w:val="2"/>
      <w:sz w:val="21"/>
    </w:rPr>
  </w:style>
  <w:style w:type="paragraph" w:customStyle="1" w:styleId="affffff2">
    <w:name w:val="索引链接"/>
    <w:next w:val="a7"/>
    <w:link w:val="Char3"/>
    <w:qFormat/>
    <w:pPr>
      <w:spacing w:before="120" w:after="60"/>
      <w:ind w:left="624"/>
    </w:pPr>
    <w:rPr>
      <w:rFonts w:ascii="Arial" w:eastAsia="SimHei" w:hAnsi="Arial" w:cs="Arial"/>
      <w:bCs/>
      <w:color w:val="0000FF"/>
      <w:sz w:val="36"/>
      <w:szCs w:val="36"/>
    </w:rPr>
  </w:style>
  <w:style w:type="character" w:customStyle="1" w:styleId="Char3">
    <w:name w:val="索引链接 Char"/>
    <w:link w:val="affffff2"/>
    <w:qFormat/>
    <w:rPr>
      <w:rFonts w:ascii="Arial" w:eastAsia="SimHei" w:hAnsi="Arial" w:cs="Arial"/>
      <w:bCs/>
      <w:color w:val="0000FF"/>
      <w:sz w:val="36"/>
      <w:szCs w:val="36"/>
    </w:rPr>
  </w:style>
  <w:style w:type="paragraph" w:customStyle="1" w:styleId="affffff3">
    <w:name w:val="图片"/>
    <w:next w:val="a7"/>
    <w:qFormat/>
    <w:pPr>
      <w:snapToGrid w:val="0"/>
      <w:spacing w:after="60"/>
      <w:contextualSpacing/>
      <w:jc w:val="center"/>
    </w:pPr>
    <w:rPr>
      <w:rFonts w:asciiTheme="minorHAnsi" w:eastAsia="方正兰亭黑简体" w:hAnsiTheme="minorHAnsi" w:cstheme="minorBidi"/>
      <w:kern w:val="2"/>
      <w:sz w:val="21"/>
      <w:szCs w:val="24"/>
    </w:rPr>
  </w:style>
  <w:style w:type="paragraph" w:customStyle="1" w:styleId="-">
    <w:name w:val="图片-缩进"/>
    <w:basedOn w:val="affffff3"/>
    <w:qFormat/>
    <w:pPr>
      <w:ind w:left="839"/>
      <w:jc w:val="left"/>
    </w:pPr>
  </w:style>
  <w:style w:type="paragraph" w:customStyle="1" w:styleId="a3">
    <w:name w:val="图片题注"/>
    <w:basedOn w:val="a7"/>
    <w:next w:val="affffff3"/>
    <w:qFormat/>
    <w:pPr>
      <w:keepNext/>
      <w:numPr>
        <w:ilvl w:val="8"/>
        <w:numId w:val="10"/>
      </w:numPr>
      <w:spacing w:afterLines="0" w:after="0"/>
      <w:jc w:val="center"/>
    </w:pPr>
    <w:rPr>
      <w:rFonts w:ascii="SimHei" w:eastAsia="SimHei" w:hAnsi="SimHei"/>
    </w:rPr>
  </w:style>
  <w:style w:type="paragraph" w:customStyle="1" w:styleId="affffff4">
    <w:name w:val="图样式"/>
    <w:basedOn w:val="a7"/>
    <w:semiHidden/>
    <w:qFormat/>
    <w:pPr>
      <w:keepNext/>
      <w:widowControl/>
      <w:autoSpaceDE w:val="0"/>
      <w:autoSpaceDN w:val="0"/>
      <w:adjustRightInd w:val="0"/>
      <w:spacing w:before="40" w:after="40" w:line="360" w:lineRule="auto"/>
      <w:ind w:firstLineChars="200" w:firstLine="480"/>
      <w:jc w:val="center"/>
    </w:pPr>
    <w:rPr>
      <w:rFonts w:eastAsia="宋体" w:cs="Times New Roman"/>
      <w:sz w:val="24"/>
      <w:szCs w:val="20"/>
    </w:rPr>
  </w:style>
  <w:style w:type="character" w:customStyle="1" w:styleId="aff7">
    <w:name w:val="尾注文本 字符"/>
    <w:basedOn w:val="a8"/>
    <w:link w:val="aff6"/>
    <w:qFormat/>
    <w:rPr>
      <w:rFonts w:cs="Arial"/>
      <w:kern w:val="2"/>
      <w:sz w:val="24"/>
      <w:szCs w:val="21"/>
    </w:rPr>
  </w:style>
  <w:style w:type="character" w:customStyle="1" w:styleId="1f2">
    <w:name w:val="未处理的提及1"/>
    <w:uiPriority w:val="99"/>
    <w:unhideWhenUsed/>
    <w:qFormat/>
    <w:rPr>
      <w:color w:val="808080"/>
      <w:shd w:val="clear" w:color="auto" w:fill="E6E6E6"/>
    </w:rPr>
  </w:style>
  <w:style w:type="character" w:customStyle="1" w:styleId="111">
    <w:name w:val="未处理的提及11"/>
    <w:uiPriority w:val="99"/>
    <w:unhideWhenUsed/>
    <w:qFormat/>
    <w:rPr>
      <w:color w:val="808080"/>
      <w:shd w:val="clear" w:color="auto" w:fill="E6E6E6"/>
    </w:rPr>
  </w:style>
  <w:style w:type="character" w:customStyle="1" w:styleId="2f2">
    <w:name w:val="未处理的提及2"/>
    <w:uiPriority w:val="99"/>
    <w:unhideWhenUsed/>
    <w:qFormat/>
    <w:rPr>
      <w:color w:val="808080"/>
      <w:shd w:val="clear" w:color="auto" w:fill="E6E6E6"/>
    </w:rPr>
  </w:style>
  <w:style w:type="character" w:customStyle="1" w:styleId="af6">
    <w:name w:val="文档结构图 字符"/>
    <w:basedOn w:val="a8"/>
    <w:link w:val="af5"/>
    <w:qFormat/>
    <w:rPr>
      <w:rFonts w:ascii="Arial" w:hAnsi="Arial" w:cs="Arial"/>
      <w:kern w:val="2"/>
      <w:sz w:val="24"/>
      <w:shd w:val="clear" w:color="auto" w:fill="000080"/>
    </w:rPr>
  </w:style>
  <w:style w:type="character" w:customStyle="1" w:styleId="afff8">
    <w:name w:val="信息标题 字符"/>
    <w:basedOn w:val="a8"/>
    <w:link w:val="afff7"/>
    <w:qFormat/>
    <w:rPr>
      <w:rFonts w:ascii="Arial" w:hAnsi="Arial" w:cs="Arial"/>
      <w:kern w:val="2"/>
      <w:sz w:val="24"/>
      <w:szCs w:val="21"/>
      <w:shd w:val="pct20" w:color="auto" w:fill="auto"/>
    </w:rPr>
  </w:style>
  <w:style w:type="paragraph" w:customStyle="1" w:styleId="affffff5">
    <w:name w:val="修订记录"/>
    <w:basedOn w:val="a7"/>
    <w:qFormat/>
    <w:pPr>
      <w:keepNext/>
      <w:widowControl/>
      <w:autoSpaceDE w:val="0"/>
      <w:autoSpaceDN w:val="0"/>
      <w:adjustRightInd w:val="0"/>
      <w:spacing w:before="300" w:after="150" w:line="360" w:lineRule="auto"/>
      <w:ind w:firstLineChars="200" w:firstLine="480"/>
      <w:jc w:val="center"/>
    </w:pPr>
    <w:rPr>
      <w:rFonts w:ascii="Arial" w:eastAsia="SimHei" w:hAnsi="Arial" w:cs="Times New Roman"/>
      <w:kern w:val="0"/>
      <w:sz w:val="36"/>
      <w:szCs w:val="32"/>
    </w:rPr>
  </w:style>
  <w:style w:type="paragraph" w:customStyle="1" w:styleId="1f3">
    <w:name w:val="样式1"/>
    <w:basedOn w:val="a7"/>
    <w:link w:val="1Char0"/>
    <w:qFormat/>
    <w:pPr>
      <w:widowControl/>
      <w:spacing w:before="0" w:after="0" w:line="360" w:lineRule="auto"/>
      <w:ind w:left="1248" w:firstLineChars="200" w:firstLine="480"/>
    </w:pPr>
    <w:rPr>
      <w:rFonts w:ascii="Arial" w:eastAsia="宋体" w:hAnsi="Arial" w:cs="Arial"/>
      <w:color w:val="333333"/>
      <w:sz w:val="18"/>
      <w:szCs w:val="18"/>
    </w:rPr>
  </w:style>
  <w:style w:type="character" w:customStyle="1" w:styleId="1Char0">
    <w:name w:val="样式1 Char"/>
    <w:link w:val="1f3"/>
    <w:qFormat/>
    <w:locked/>
    <w:rPr>
      <w:rFonts w:ascii="Arial" w:hAnsi="Arial" w:cs="Arial"/>
      <w:color w:val="333333"/>
      <w:kern w:val="2"/>
      <w:sz w:val="18"/>
      <w:szCs w:val="18"/>
    </w:rPr>
  </w:style>
  <w:style w:type="paragraph" w:customStyle="1" w:styleId="2f3">
    <w:name w:val="样式2"/>
    <w:basedOn w:val="a7"/>
    <w:link w:val="2Char"/>
    <w:qFormat/>
    <w:pPr>
      <w:keepNext/>
      <w:keepLines/>
      <w:widowControl/>
      <w:spacing w:before="80" w:after="80" w:line="240" w:lineRule="auto"/>
      <w:ind w:firstLine="624"/>
      <w:jc w:val="left"/>
    </w:pPr>
    <w:rPr>
      <w:rFonts w:ascii="Arial" w:eastAsia="SimHei" w:hAnsi="Arial" w:cs="Arial Narrow"/>
      <w:kern w:val="0"/>
      <w:szCs w:val="20"/>
    </w:rPr>
  </w:style>
  <w:style w:type="character" w:customStyle="1" w:styleId="2Char">
    <w:name w:val="样式2 Char"/>
    <w:basedOn w:val="a8"/>
    <w:link w:val="2f3"/>
    <w:qFormat/>
    <w:rPr>
      <w:rFonts w:ascii="Arial" w:eastAsia="SimHei" w:hAnsi="Arial" w:cs="Arial Narrow"/>
      <w:sz w:val="21"/>
    </w:rPr>
  </w:style>
  <w:style w:type="paragraph" w:customStyle="1" w:styleId="TableDescription">
    <w:name w:val="Table Description"/>
    <w:link w:val="TableDescriptionChar"/>
    <w:qFormat/>
    <w:pPr>
      <w:keepNext/>
      <w:spacing w:beforeLines="50" w:before="158" w:afterLines="50" w:after="158" w:line="276" w:lineRule="auto"/>
      <w:ind w:left="425" w:hanging="425"/>
    </w:pPr>
    <w:rPr>
      <w:rFonts w:ascii="方正兰亭黑简体" w:eastAsia="方正兰亭黑简体" w:hAnsi="方正兰亭黑简体" w:cs="Arial"/>
      <w:bCs/>
      <w:sz w:val="21"/>
      <w:szCs w:val="21"/>
    </w:rPr>
  </w:style>
  <w:style w:type="character" w:customStyle="1" w:styleId="TableDescriptionChar">
    <w:name w:val="Table Description Char"/>
    <w:link w:val="TableDescription"/>
    <w:qFormat/>
    <w:rPr>
      <w:rFonts w:ascii="方正兰亭黑简体" w:eastAsia="方正兰亭黑简体" w:hAnsi="方正兰亭黑简体" w:cs="Arial"/>
      <w:bCs/>
      <w:sz w:val="21"/>
      <w:szCs w:val="21"/>
    </w:rPr>
  </w:style>
  <w:style w:type="paragraph" w:customStyle="1" w:styleId="3f">
    <w:name w:val="样式3"/>
    <w:basedOn w:val="TableDescription"/>
    <w:link w:val="3Char"/>
    <w:qFormat/>
    <w:pPr>
      <w:keepLines/>
      <w:spacing w:before="80" w:after="80" w:line="240" w:lineRule="auto"/>
      <w:ind w:left="1134" w:hanging="510"/>
    </w:pPr>
    <w:rPr>
      <w:rFonts w:eastAsia="SimHei" w:cs="Arial Narrow"/>
      <w:bCs w:val="0"/>
    </w:rPr>
  </w:style>
  <w:style w:type="character" w:customStyle="1" w:styleId="3Char">
    <w:name w:val="样式3 Char"/>
    <w:basedOn w:val="TableDescriptionChar"/>
    <w:link w:val="3f"/>
    <w:qFormat/>
    <w:rPr>
      <w:rFonts w:ascii="方正兰亭黑简体" w:eastAsia="SimHei" w:hAnsi="方正兰亭黑简体" w:cs="Arial Narrow"/>
      <w:bCs w:val="0"/>
      <w:sz w:val="21"/>
      <w:szCs w:val="21"/>
    </w:rPr>
  </w:style>
  <w:style w:type="character" w:customStyle="1" w:styleId="affb">
    <w:name w:val="页脚 字符"/>
    <w:link w:val="affa"/>
    <w:uiPriority w:val="99"/>
    <w:qFormat/>
    <w:rPr>
      <w:rFonts w:eastAsia="方正兰亭黑简体" w:cstheme="minorBidi"/>
      <w:kern w:val="2"/>
      <w:sz w:val="18"/>
      <w:szCs w:val="24"/>
    </w:rPr>
  </w:style>
  <w:style w:type="character" w:customStyle="1" w:styleId="affe">
    <w:name w:val="页眉 字符"/>
    <w:link w:val="affd"/>
    <w:qFormat/>
    <w:rPr>
      <w:rFonts w:eastAsia="方正兰亭黑简体" w:cstheme="minorBidi"/>
      <w:kern w:val="2"/>
      <w:sz w:val="18"/>
      <w:szCs w:val="24"/>
    </w:rPr>
  </w:style>
  <w:style w:type="character" w:customStyle="1" w:styleId="1f4">
    <w:name w:val="已访问的超链接1"/>
    <w:qFormat/>
    <w:rPr>
      <w:color w:val="800080"/>
      <w:u w:val="single"/>
    </w:rPr>
  </w:style>
  <w:style w:type="paragraph" w:customStyle="1" w:styleId="affffff6">
    <w:name w:val="摘要"/>
    <w:basedOn w:val="a7"/>
    <w:qFormat/>
    <w:pPr>
      <w:widowControl/>
      <w:tabs>
        <w:tab w:val="left" w:pos="851"/>
      </w:tabs>
      <w:snapToGrid w:val="0"/>
      <w:spacing w:before="80" w:after="80"/>
    </w:pPr>
    <w:rPr>
      <w:rFonts w:ascii="Arial" w:eastAsia="楷体_GB2312" w:hAnsi="Arial" w:cs="Arial"/>
      <w:kern w:val="0"/>
      <w:szCs w:val="21"/>
    </w:rPr>
  </w:style>
  <w:style w:type="character" w:customStyle="1" w:styleId="1f5">
    <w:name w:val="占位符文本1"/>
    <w:uiPriority w:val="99"/>
    <w:semiHidden/>
    <w:qFormat/>
    <w:rPr>
      <w:color w:val="808080"/>
    </w:rPr>
  </w:style>
  <w:style w:type="character" w:customStyle="1" w:styleId="112">
    <w:name w:val="占位符文本11"/>
    <w:uiPriority w:val="99"/>
    <w:semiHidden/>
    <w:qFormat/>
    <w:rPr>
      <w:color w:val="808080"/>
    </w:rPr>
  </w:style>
  <w:style w:type="character" w:customStyle="1" w:styleId="2f4">
    <w:name w:val="占位符文本2"/>
    <w:uiPriority w:val="99"/>
    <w:semiHidden/>
    <w:qFormat/>
    <w:rPr>
      <w:color w:val="808080"/>
    </w:rPr>
  </w:style>
  <w:style w:type="character" w:customStyle="1" w:styleId="3f0">
    <w:name w:val="占位符文本3"/>
    <w:uiPriority w:val="99"/>
    <w:semiHidden/>
    <w:qFormat/>
    <w:rPr>
      <w:color w:val="808080"/>
    </w:rPr>
  </w:style>
  <w:style w:type="paragraph" w:customStyle="1" w:styleId="-0">
    <w:name w:val="正文-缩进"/>
    <w:basedOn w:val="a7"/>
    <w:qFormat/>
    <w:pPr>
      <w:ind w:left="839"/>
    </w:pPr>
  </w:style>
  <w:style w:type="paragraph" w:customStyle="1" w:styleId="dbappF5">
    <w:name w:val="正文（dbapp）快捷键F5"/>
    <w:basedOn w:val="a7"/>
    <w:next w:val="a7"/>
    <w:qFormat/>
    <w:pPr>
      <w:spacing w:line="276" w:lineRule="auto"/>
    </w:pPr>
    <w:rPr>
      <w:rFonts w:ascii="FZLanTingHeiS-R-GB" w:eastAsia="FZLanTingHeiS-R-GB" w:hAnsi="FZLanTingHeiS-R-GB"/>
      <w:color w:val="000000" w:themeColor="text1"/>
      <w:szCs w:val="21"/>
    </w:rPr>
  </w:style>
  <w:style w:type="paragraph" w:customStyle="1" w:styleId="affffff7">
    <w:name w:val="注和图解"/>
    <w:basedOn w:val="a7"/>
    <w:next w:val="a7"/>
    <w:link w:val="Char4"/>
    <w:qFormat/>
    <w:pPr>
      <w:spacing w:line="360" w:lineRule="auto"/>
      <w:ind w:firstLine="420"/>
    </w:pPr>
    <w:rPr>
      <w:rFonts w:eastAsia="SimHei" w:cs="Times New Roman"/>
      <w:b/>
    </w:rPr>
  </w:style>
  <w:style w:type="character" w:customStyle="1" w:styleId="Char4">
    <w:name w:val="注和图解 Char"/>
    <w:link w:val="affffff7"/>
    <w:qFormat/>
    <w:rPr>
      <w:rFonts w:eastAsia="SimHei"/>
      <w:b/>
      <w:kern w:val="2"/>
      <w:sz w:val="21"/>
      <w:szCs w:val="24"/>
    </w:rPr>
  </w:style>
  <w:style w:type="character" w:customStyle="1" w:styleId="af">
    <w:name w:val="注释标题 字符"/>
    <w:basedOn w:val="a8"/>
    <w:link w:val="ae"/>
    <w:qFormat/>
    <w:rPr>
      <w:rFonts w:cs="Arial"/>
      <w:kern w:val="2"/>
      <w:sz w:val="24"/>
      <w:szCs w:val="21"/>
    </w:rPr>
  </w:style>
  <w:style w:type="paragraph" w:customStyle="1" w:styleId="a0">
    <w:name w:val="子步骤"/>
    <w:qFormat/>
    <w:pPr>
      <w:numPr>
        <w:numId w:val="13"/>
      </w:numPr>
      <w:spacing w:before="40" w:after="40"/>
    </w:pPr>
    <w:rPr>
      <w:rFonts w:eastAsia="方正兰亭黑简体" w:cs="Arial"/>
      <w:kern w:val="2"/>
      <w:sz w:val="21"/>
    </w:rPr>
  </w:style>
  <w:style w:type="character" w:customStyle="1" w:styleId="A10">
    <w:name w:val="A10"/>
    <w:uiPriority w:val="99"/>
    <w:qFormat/>
    <w:rPr>
      <w:rFonts w:ascii="Arial" w:hAnsi="Arial" w:cs="Arial"/>
      <w:color w:val="000000"/>
      <w:sz w:val="18"/>
      <w:szCs w:val="18"/>
      <w:u w:val="single"/>
    </w:rPr>
  </w:style>
  <w:style w:type="character" w:customStyle="1" w:styleId="A40">
    <w:name w:val="A4"/>
    <w:uiPriority w:val="99"/>
    <w:qFormat/>
    <w:rPr>
      <w:rFonts w:cs="SimHei"/>
      <w:color w:val="000000"/>
      <w:sz w:val="18"/>
      <w:szCs w:val="18"/>
    </w:rPr>
  </w:style>
  <w:style w:type="character" w:customStyle="1" w:styleId="A70">
    <w:name w:val="A7"/>
    <w:uiPriority w:val="99"/>
    <w:qFormat/>
    <w:rPr>
      <w:rFonts w:cs="STKaiti"/>
      <w:color w:val="000000"/>
      <w:sz w:val="20"/>
      <w:szCs w:val="20"/>
    </w:rPr>
  </w:style>
  <w:style w:type="paragraph" w:customStyle="1" w:styleId="Heading2NoNumber">
    <w:name w:val="Heading2 No Number"/>
    <w:basedOn w:val="2"/>
    <w:next w:val="a7"/>
    <w:qFormat/>
    <w:pPr>
      <w:widowControl/>
      <w:numPr>
        <w:ilvl w:val="0"/>
        <w:numId w:val="0"/>
      </w:numPr>
      <w:tabs>
        <w:tab w:val="left" w:pos="425"/>
      </w:tabs>
      <w:topLinePunct/>
      <w:adjustRightInd w:val="0"/>
      <w:snapToGrid w:val="0"/>
      <w:spacing w:before="600" w:after="160" w:line="240" w:lineRule="atLeast"/>
      <w:jc w:val="left"/>
      <w:outlineLvl w:val="9"/>
    </w:pPr>
    <w:rPr>
      <w:rFonts w:ascii="Book Antiqua" w:hAnsi="Book Antiqua" w:cs="Book Antiqua"/>
      <w:b w:val="0"/>
      <w:kern w:val="0"/>
      <w:sz w:val="36"/>
      <w:szCs w:val="36"/>
      <w:lang w:eastAsia="en-US"/>
    </w:rPr>
  </w:style>
  <w:style w:type="paragraph" w:customStyle="1" w:styleId="AboutThisChapter">
    <w:name w:val="About This Chapter"/>
    <w:basedOn w:val="Heading2NoNumber"/>
    <w:next w:val="a7"/>
    <w:qFormat/>
    <w:pPr>
      <w:ind w:left="567" w:firstLine="200"/>
    </w:pPr>
  </w:style>
  <w:style w:type="character" w:customStyle="1" w:styleId="active">
    <w:name w:val="active"/>
    <w:qFormat/>
    <w:rPr>
      <w:shd w:val="clear" w:color="auto" w:fill="0A90C4"/>
    </w:rPr>
  </w:style>
  <w:style w:type="character" w:customStyle="1" w:styleId="active1">
    <w:name w:val="active1"/>
    <w:qFormat/>
    <w:rPr>
      <w:shd w:val="clear" w:color="auto" w:fill="0A90C4"/>
    </w:rPr>
  </w:style>
  <w:style w:type="paragraph" w:customStyle="1" w:styleId="Appendixheading1">
    <w:name w:val="Appendix heading 1"/>
    <w:basedOn w:val="11"/>
    <w:next w:val="2"/>
    <w:qFormat/>
    <w:pPr>
      <w:widowControl/>
      <w:pBdr>
        <w:bottom w:val="single" w:sz="12" w:space="1" w:color="auto"/>
      </w:pBdr>
      <w:adjustRightInd w:val="0"/>
      <w:snapToGrid w:val="0"/>
      <w:spacing w:before="1600" w:after="800" w:line="240" w:lineRule="atLeast"/>
      <w:jc w:val="right"/>
    </w:pPr>
    <w:rPr>
      <w:rFonts w:ascii="Book Antiqua" w:eastAsia="SimHei" w:hAnsi="Book Antiqua" w:cs="Book Antiqua" w:hint="eastAsia"/>
      <w:bCs w:val="0"/>
      <w:kern w:val="2"/>
    </w:rPr>
  </w:style>
  <w:style w:type="paragraph" w:customStyle="1" w:styleId="Appendixheading2">
    <w:name w:val="Appendix heading 2"/>
    <w:basedOn w:val="2"/>
    <w:next w:val="Appendixheading3"/>
    <w:qFormat/>
    <w:pPr>
      <w:widowControl/>
      <w:numPr>
        <w:ilvl w:val="0"/>
        <w:numId w:val="0"/>
      </w:numPr>
      <w:adjustRightInd w:val="0"/>
      <w:snapToGrid w:val="0"/>
      <w:spacing w:before="200" w:after="160" w:line="240" w:lineRule="atLeast"/>
      <w:jc w:val="left"/>
    </w:pPr>
    <w:rPr>
      <w:rFonts w:ascii="Book Antiqua" w:hAnsi="Book Antiqua" w:hint="eastAsia"/>
      <w:b w:val="0"/>
      <w:kern w:val="0"/>
      <w:sz w:val="36"/>
      <w:szCs w:val="36"/>
      <w:lang w:eastAsia="en-US"/>
    </w:rPr>
  </w:style>
  <w:style w:type="paragraph" w:customStyle="1" w:styleId="Appendixheading3">
    <w:name w:val="Appendix heading 3"/>
    <w:basedOn w:val="3"/>
    <w:next w:val="Appendixheading4"/>
    <w:qFormat/>
    <w:pPr>
      <w:widowControl/>
      <w:numPr>
        <w:ilvl w:val="0"/>
        <w:numId w:val="0"/>
      </w:numPr>
      <w:adjustRightInd w:val="0"/>
      <w:snapToGrid w:val="0"/>
      <w:spacing w:before="200" w:after="160" w:line="240" w:lineRule="atLeast"/>
      <w:jc w:val="left"/>
    </w:pPr>
    <w:rPr>
      <w:rFonts w:ascii="Book Antiqua" w:eastAsia="SimHei" w:hAnsi="Book Antiqua" w:hint="eastAsia"/>
      <w:b w:val="0"/>
      <w:bCs w:val="0"/>
      <w:kern w:val="0"/>
    </w:rPr>
  </w:style>
  <w:style w:type="paragraph" w:customStyle="1" w:styleId="Appendixheading4">
    <w:name w:val="Appendix heading 4"/>
    <w:basedOn w:val="40"/>
    <w:next w:val="Appendixheading5"/>
    <w:qFormat/>
    <w:pPr>
      <w:widowControl/>
      <w:numPr>
        <w:ilvl w:val="0"/>
        <w:numId w:val="0"/>
      </w:numPr>
      <w:adjustRightInd w:val="0"/>
      <w:snapToGrid w:val="0"/>
      <w:spacing w:before="160" w:after="160" w:line="240" w:lineRule="atLeast"/>
      <w:jc w:val="left"/>
    </w:pPr>
    <w:rPr>
      <w:rFonts w:ascii="Book Antiqua" w:hAnsi="Book Antiqua" w:cs="宋体" w:hint="eastAsia"/>
      <w:b w:val="0"/>
      <w:kern w:val="0"/>
    </w:rPr>
  </w:style>
  <w:style w:type="paragraph" w:customStyle="1" w:styleId="Appendixheading5">
    <w:name w:val="Appendix heading 5"/>
    <w:basedOn w:val="50"/>
    <w:next w:val="BlockLabel"/>
    <w:qFormat/>
    <w:pPr>
      <w:widowControl/>
      <w:numPr>
        <w:ilvl w:val="0"/>
        <w:numId w:val="0"/>
      </w:numPr>
      <w:adjustRightInd w:val="0"/>
      <w:snapToGrid w:val="0"/>
      <w:spacing w:before="160" w:after="160" w:line="240" w:lineRule="atLeast"/>
      <w:jc w:val="left"/>
    </w:pPr>
    <w:rPr>
      <w:rFonts w:ascii="Book Antiqua" w:eastAsia="SimHei" w:hAnsi="Book Antiqua" w:hint="eastAsia"/>
      <w:b w:val="0"/>
      <w:kern w:val="0"/>
      <w:sz w:val="24"/>
      <w:szCs w:val="24"/>
    </w:rPr>
  </w:style>
  <w:style w:type="paragraph" w:customStyle="1" w:styleId="BlockLabel">
    <w:name w:val="Block Label"/>
    <w:basedOn w:val="a7"/>
    <w:next w:val="a7"/>
    <w:link w:val="BlockLabelChar"/>
    <w:qFormat/>
    <w:pPr>
      <w:keepNext/>
      <w:keepLines/>
      <w:widowControl/>
      <w:topLinePunct/>
      <w:adjustRightInd w:val="0"/>
      <w:snapToGrid w:val="0"/>
      <w:spacing w:before="300" w:after="80" w:line="240" w:lineRule="atLeast"/>
      <w:ind w:firstLineChars="200" w:firstLine="480"/>
      <w:jc w:val="left"/>
    </w:pPr>
    <w:rPr>
      <w:rFonts w:ascii="Book Antiqua" w:eastAsia="SimHei" w:hAnsi="Book Antiqua" w:cs="Book Antiqua"/>
      <w:bCs/>
      <w:kern w:val="0"/>
      <w:sz w:val="26"/>
      <w:szCs w:val="26"/>
    </w:rPr>
  </w:style>
  <w:style w:type="character" w:customStyle="1" w:styleId="apple-converted-space">
    <w:name w:val="apple-converted-space"/>
    <w:qFormat/>
  </w:style>
  <w:style w:type="paragraph" w:customStyle="1" w:styleId="BL">
    <w:name w:val="BL"/>
    <w:basedOn w:val="a7"/>
    <w:link w:val="BLChar"/>
    <w:qFormat/>
    <w:pPr>
      <w:spacing w:line="360" w:lineRule="auto"/>
    </w:pPr>
    <w:rPr>
      <w:rFonts w:ascii="SimHei" w:eastAsia="SimHei" w:hAnsi="Calibri" w:cs="Times New Roman"/>
      <w:bCs/>
      <w:color w:val="0D0D0D"/>
      <w:kern w:val="0"/>
      <w:sz w:val="24"/>
      <w:szCs w:val="28"/>
    </w:rPr>
  </w:style>
  <w:style w:type="character" w:customStyle="1" w:styleId="BLChar">
    <w:name w:val="BL Char"/>
    <w:link w:val="BL"/>
    <w:qFormat/>
    <w:rPr>
      <w:rFonts w:ascii="SimHei" w:eastAsia="SimHei" w:hAnsi="Calibri"/>
      <w:bCs/>
      <w:color w:val="0D0D0D"/>
      <w:sz w:val="24"/>
      <w:szCs w:val="28"/>
    </w:rPr>
  </w:style>
  <w:style w:type="character" w:customStyle="1" w:styleId="BlockLabelChar">
    <w:name w:val="Block Label Char"/>
    <w:link w:val="BlockLabel"/>
    <w:qFormat/>
    <w:rPr>
      <w:rFonts w:ascii="Book Antiqua" w:eastAsia="SimHei" w:hAnsi="Book Antiqua" w:cs="Book Antiqua"/>
      <w:bCs/>
      <w:sz w:val="26"/>
      <w:szCs w:val="26"/>
    </w:rPr>
  </w:style>
  <w:style w:type="paragraph" w:customStyle="1" w:styleId="blocklabel2">
    <w:name w:val="block label2"/>
    <w:basedOn w:val="a7"/>
    <w:next w:val="TOC6"/>
    <w:link w:val="blocklabel2Char"/>
    <w:qFormat/>
    <w:pPr>
      <w:keepNext/>
      <w:keepLines/>
      <w:widowControl/>
      <w:topLinePunct/>
      <w:adjustRightInd w:val="0"/>
      <w:snapToGrid w:val="0"/>
      <w:spacing w:before="300" w:after="80" w:line="240" w:lineRule="atLeast"/>
      <w:ind w:firstLineChars="200" w:firstLine="480"/>
      <w:jc w:val="left"/>
      <w:outlineLvl w:val="5"/>
    </w:pPr>
    <w:rPr>
      <w:rFonts w:ascii="Book Antiqua" w:eastAsia="SimHei" w:hAnsi="Book Antiqua" w:cs="Book Antiqua"/>
      <w:bCs/>
      <w:kern w:val="0"/>
      <w:sz w:val="26"/>
      <w:szCs w:val="26"/>
    </w:rPr>
  </w:style>
  <w:style w:type="character" w:customStyle="1" w:styleId="blocklabel2Char">
    <w:name w:val="block label2 Char"/>
    <w:link w:val="blocklabel2"/>
    <w:qFormat/>
    <w:rPr>
      <w:rFonts w:ascii="Book Antiqua" w:eastAsia="SimHei" w:hAnsi="Book Antiqua" w:cs="Book Antiqua"/>
      <w:bCs/>
      <w:sz w:val="26"/>
      <w:szCs w:val="26"/>
    </w:rPr>
  </w:style>
  <w:style w:type="character" w:customStyle="1" w:styleId="BoldText">
    <w:name w:val="Bold Text"/>
    <w:qFormat/>
    <w:rPr>
      <w:rFonts w:ascii="Arial" w:hAnsi="Arial"/>
      <w:b/>
    </w:rPr>
  </w:style>
  <w:style w:type="character" w:customStyle="1" w:styleId="BoldItalicText">
    <w:name w:val="BoldItalic Text"/>
    <w:qFormat/>
    <w:rPr>
      <w:rFonts w:ascii="Arial" w:hAnsi="Arial"/>
      <w:b/>
      <w:i/>
    </w:rPr>
  </w:style>
  <w:style w:type="paragraph" w:customStyle="1" w:styleId="CAUTIONHeading">
    <w:name w:val="CAUTION Heading"/>
    <w:basedOn w:val="a7"/>
    <w:qFormat/>
    <w:pPr>
      <w:keepNext/>
      <w:widowControl/>
      <w:pBdr>
        <w:top w:val="single" w:sz="12" w:space="4" w:color="auto"/>
      </w:pBdr>
      <w:topLinePunct/>
      <w:adjustRightInd w:val="0"/>
      <w:snapToGrid w:val="0"/>
      <w:spacing w:before="80" w:after="80" w:line="240" w:lineRule="atLeast"/>
      <w:ind w:left="1701" w:firstLineChars="200" w:firstLine="480"/>
      <w:jc w:val="left"/>
    </w:pPr>
    <w:rPr>
      <w:rFonts w:ascii="Book Antiqua" w:eastAsia="SimHei" w:hAnsi="Book Antiqua" w:cs="Arial"/>
      <w:bCs/>
      <w:sz w:val="24"/>
      <w:szCs w:val="21"/>
    </w:rPr>
  </w:style>
  <w:style w:type="paragraph" w:customStyle="1" w:styleId="CAUTIONText">
    <w:name w:val="CAUTION Text"/>
    <w:basedOn w:val="a7"/>
    <w:qFormat/>
    <w:pPr>
      <w:keepLines/>
      <w:widowControl/>
      <w:pBdr>
        <w:bottom w:val="single" w:sz="12" w:space="4" w:color="auto"/>
      </w:pBdr>
      <w:topLinePunct/>
      <w:adjustRightInd w:val="0"/>
      <w:snapToGrid w:val="0"/>
      <w:spacing w:before="80" w:after="80" w:line="240" w:lineRule="atLeast"/>
      <w:ind w:left="1701" w:firstLineChars="200" w:firstLine="480"/>
      <w:jc w:val="left"/>
    </w:pPr>
    <w:rPr>
      <w:rFonts w:eastAsia="楷体_GB2312" w:cs="Arial"/>
      <w:iCs/>
      <w:sz w:val="24"/>
      <w:szCs w:val="21"/>
    </w:rPr>
  </w:style>
  <w:style w:type="paragraph" w:customStyle="1" w:styleId="CAUTIONTextList">
    <w:name w:val="CAUTION Text List"/>
    <w:basedOn w:val="CAUTIONText"/>
    <w:qFormat/>
    <w:pPr>
      <w:keepNext/>
      <w:tabs>
        <w:tab w:val="left" w:pos="1985"/>
      </w:tabs>
      <w:ind w:left="1985" w:hanging="284"/>
    </w:pPr>
  </w:style>
  <w:style w:type="character" w:customStyle="1" w:styleId="cautiontitle">
    <w:name w:val="cautiontitle"/>
    <w:basedOn w:val="a8"/>
    <w:qFormat/>
  </w:style>
  <w:style w:type="character" w:customStyle="1" w:styleId="cautiontitle1">
    <w:name w:val="cautiontitle1"/>
    <w:qFormat/>
    <w:rPr>
      <w:b/>
      <w:bCs/>
    </w:rPr>
  </w:style>
  <w:style w:type="paragraph" w:customStyle="1" w:styleId="Char5">
    <w:name w:val="Char"/>
    <w:basedOn w:val="a7"/>
    <w:qFormat/>
    <w:pPr>
      <w:keepNext/>
      <w:keepLines/>
      <w:pageBreakBefore/>
      <w:tabs>
        <w:tab w:val="left" w:pos="360"/>
      </w:tabs>
      <w:adjustRightInd w:val="0"/>
      <w:textAlignment w:val="baseline"/>
    </w:pPr>
    <w:rPr>
      <w:rFonts w:ascii="宋体" w:eastAsia="宋体" w:cs="Times New Roman"/>
      <w:kern w:val="0"/>
      <w:szCs w:val="21"/>
    </w:rPr>
  </w:style>
  <w:style w:type="paragraph" w:customStyle="1" w:styleId="CharCharCharChar">
    <w:name w:val="Char Char Char Char"/>
    <w:basedOn w:val="a7"/>
    <w:semiHidden/>
    <w:qFormat/>
    <w:pPr>
      <w:pageBreakBefore/>
      <w:spacing w:before="40" w:after="40" w:line="360" w:lineRule="auto"/>
      <w:ind w:left="624" w:firstLineChars="200" w:firstLine="480"/>
    </w:pPr>
    <w:rPr>
      <w:rFonts w:ascii="Tahoma" w:eastAsia="宋体" w:hAnsi="Tahoma" w:cs="Arial"/>
      <w:color w:val="000000"/>
      <w:sz w:val="24"/>
      <w:szCs w:val="21"/>
    </w:rPr>
  </w:style>
  <w:style w:type="paragraph" w:customStyle="1" w:styleId="Char1CharCharCharCharCharChar">
    <w:name w:val="Char1 Char Char Char Char Char Char"/>
    <w:basedOn w:val="a7"/>
    <w:next w:val="a7"/>
    <w:semiHidden/>
    <w:qFormat/>
    <w:pPr>
      <w:spacing w:before="40" w:after="40" w:line="360" w:lineRule="auto"/>
      <w:ind w:left="624" w:firstLineChars="200" w:firstLine="480"/>
    </w:pPr>
    <w:rPr>
      <w:rFonts w:ascii="Tahoma" w:eastAsia="宋体" w:hAnsi="Tahoma" w:cs="Arial"/>
      <w:sz w:val="24"/>
      <w:szCs w:val="20"/>
    </w:rPr>
  </w:style>
  <w:style w:type="character" w:customStyle="1" w:styleId="cmdname">
    <w:name w:val="cmdname"/>
    <w:basedOn w:val="a8"/>
    <w:qFormat/>
  </w:style>
  <w:style w:type="paragraph" w:customStyle="1" w:styleId="Code">
    <w:name w:val="Code"/>
    <w:basedOn w:val="a7"/>
    <w:qFormat/>
    <w:pPr>
      <w:shd w:val="clear" w:color="auto" w:fill="F2F2F2"/>
      <w:topLinePunct/>
      <w:autoSpaceDE w:val="0"/>
      <w:autoSpaceDN w:val="0"/>
      <w:adjustRightInd w:val="0"/>
      <w:snapToGrid w:val="0"/>
      <w:spacing w:line="360" w:lineRule="auto"/>
      <w:ind w:left="1701" w:firstLineChars="200" w:firstLine="480"/>
      <w:jc w:val="left"/>
    </w:pPr>
    <w:rPr>
      <w:rFonts w:ascii="Courier New" w:eastAsia="宋体" w:hAnsi="Courier New" w:cs="Arial"/>
      <w:sz w:val="18"/>
      <w:szCs w:val="21"/>
    </w:rPr>
  </w:style>
  <w:style w:type="paragraph" w:customStyle="1" w:styleId="CodeinTable">
    <w:name w:val="Code in Table"/>
    <w:basedOn w:val="Code"/>
    <w:qFormat/>
    <w:pPr>
      <w:spacing w:before="80" w:after="80" w:line="240" w:lineRule="atLeast"/>
      <w:ind w:left="0"/>
    </w:pPr>
    <w:rPr>
      <w:lang w:val="fr-FR"/>
    </w:rPr>
  </w:style>
  <w:style w:type="paragraph" w:customStyle="1" w:styleId="Command">
    <w:name w:val="Command"/>
    <w:qFormat/>
    <w:pPr>
      <w:keepNext/>
      <w:spacing w:before="80" w:after="80"/>
    </w:pPr>
    <w:rPr>
      <w:rFonts w:ascii="Arial" w:eastAsia="SimHei" w:hAnsi="Arial" w:cs="Arial"/>
      <w:bCs/>
      <w:color w:val="800000"/>
      <w:sz w:val="21"/>
      <w:szCs w:val="22"/>
    </w:rPr>
  </w:style>
  <w:style w:type="character" w:customStyle="1" w:styleId="commandkeywords">
    <w:name w:val="command keywords"/>
    <w:qFormat/>
    <w:rPr>
      <w:rFonts w:ascii="Courier New" w:eastAsia="宋体" w:hAnsi="Courier New"/>
      <w:b/>
      <w:color w:val="auto"/>
      <w:szCs w:val="21"/>
    </w:rPr>
  </w:style>
  <w:style w:type="character" w:customStyle="1" w:styleId="commandparameter">
    <w:name w:val="command parameter"/>
    <w:qFormat/>
    <w:rPr>
      <w:rFonts w:ascii="Courier New" w:eastAsia="宋体" w:hAnsi="Courier New"/>
      <w:i/>
      <w:color w:val="auto"/>
      <w:szCs w:val="21"/>
    </w:rPr>
  </w:style>
  <w:style w:type="character" w:customStyle="1" w:styleId="commandtext">
    <w:name w:val="command text"/>
    <w:qFormat/>
    <w:rPr>
      <w:rFonts w:ascii="Courier New" w:eastAsia="宋体" w:hAnsi="Courier New" w:cs="SimHei"/>
      <w:color w:val="auto"/>
    </w:rPr>
  </w:style>
  <w:style w:type="paragraph" w:customStyle="1" w:styleId="Heading1NoNumber">
    <w:name w:val="Heading1 No Number"/>
    <w:basedOn w:val="11"/>
    <w:next w:val="a7"/>
    <w:link w:val="Heading1NoNumberChar"/>
    <w:qFormat/>
    <w:pPr>
      <w:keepLines w:val="0"/>
      <w:pageBreakBefore/>
      <w:widowControl/>
      <w:pBdr>
        <w:bottom w:val="single" w:sz="12" w:space="1" w:color="auto"/>
      </w:pBdr>
      <w:topLinePunct/>
      <w:adjustRightInd w:val="0"/>
      <w:snapToGrid w:val="0"/>
      <w:spacing w:before="1600" w:after="800" w:line="240" w:lineRule="atLeast"/>
      <w:ind w:firstLineChars="200" w:firstLine="200"/>
      <w:jc w:val="right"/>
    </w:pPr>
    <w:rPr>
      <w:rFonts w:ascii="Book Antiqua" w:eastAsia="SimHei" w:hAnsi="Book Antiqua" w:cs="Book Antiqua"/>
      <w:kern w:val="2"/>
    </w:rPr>
  </w:style>
  <w:style w:type="character" w:customStyle="1" w:styleId="Heading1NoNumberChar">
    <w:name w:val="Heading1 No Number Char"/>
    <w:link w:val="Heading1NoNumber"/>
    <w:qFormat/>
    <w:rPr>
      <w:rFonts w:ascii="Book Antiqua" w:eastAsia="SimHei" w:hAnsi="Book Antiqua" w:cs="Book Antiqua"/>
      <w:b/>
      <w:bCs/>
      <w:kern w:val="2"/>
      <w:sz w:val="44"/>
      <w:szCs w:val="44"/>
    </w:rPr>
  </w:style>
  <w:style w:type="paragraph" w:customStyle="1" w:styleId="Contents">
    <w:name w:val="Contents"/>
    <w:basedOn w:val="Heading1NoNumber"/>
    <w:qFormat/>
    <w:pPr>
      <w:outlineLvl w:val="9"/>
    </w:pPr>
  </w:style>
  <w:style w:type="paragraph" w:customStyle="1" w:styleId="Copyright">
    <w:name w:val="Copyright"/>
    <w:qFormat/>
    <w:pPr>
      <w:spacing w:line="240" w:lineRule="exact"/>
    </w:pPr>
    <w:rPr>
      <w:rFonts w:ascii="Arial" w:hAnsi="Arial" w:cs="Arial"/>
      <w:kern w:val="2"/>
      <w:sz w:val="16"/>
      <w:szCs w:val="14"/>
    </w:rPr>
  </w:style>
  <w:style w:type="paragraph" w:customStyle="1" w:styleId="CopyrightDeclaration">
    <w:name w:val="Copyright Declaration"/>
    <w:semiHidden/>
    <w:qFormat/>
    <w:pPr>
      <w:spacing w:before="80" w:after="80"/>
    </w:pPr>
    <w:rPr>
      <w:rFonts w:ascii="Arial" w:eastAsia="SimHei" w:hAnsi="Arial"/>
      <w:sz w:val="36"/>
    </w:rPr>
  </w:style>
  <w:style w:type="paragraph" w:customStyle="1" w:styleId="CopyrightDeclaration1">
    <w:name w:val="Copyright Declaration1"/>
    <w:qFormat/>
    <w:pPr>
      <w:spacing w:before="80" w:after="80"/>
    </w:pPr>
    <w:rPr>
      <w:rFonts w:ascii="Arial" w:eastAsia="SimHei" w:hAnsi="Arial"/>
      <w:sz w:val="36"/>
    </w:rPr>
  </w:style>
  <w:style w:type="paragraph" w:customStyle="1" w:styleId="Cover2">
    <w:name w:val="Cover 2"/>
    <w:qFormat/>
    <w:pPr>
      <w:adjustRightInd w:val="0"/>
      <w:snapToGrid w:val="0"/>
    </w:pPr>
    <w:rPr>
      <w:rFonts w:ascii="Arial" w:eastAsia="SimHei" w:hAnsi="Arial" w:cs="Arial"/>
      <w:sz w:val="32"/>
      <w:szCs w:val="32"/>
      <w:lang w:eastAsia="en-US"/>
    </w:rPr>
  </w:style>
  <w:style w:type="paragraph" w:customStyle="1" w:styleId="Cover3">
    <w:name w:val="Cover 3"/>
    <w:basedOn w:val="a7"/>
    <w:qFormat/>
    <w:pPr>
      <w:adjustRightInd w:val="0"/>
      <w:snapToGrid w:val="0"/>
      <w:spacing w:before="80" w:after="80" w:line="240" w:lineRule="atLeast"/>
      <w:ind w:firstLineChars="200" w:firstLine="480"/>
      <w:jc w:val="left"/>
    </w:pPr>
    <w:rPr>
      <w:rFonts w:ascii="Arial" w:eastAsia="SimHei" w:hAnsi="Arial" w:cs="Arial"/>
      <w:b/>
      <w:bCs/>
      <w:spacing w:val="-4"/>
      <w:sz w:val="22"/>
    </w:rPr>
  </w:style>
  <w:style w:type="paragraph" w:customStyle="1" w:styleId="Cover4">
    <w:name w:val="Cover 4"/>
    <w:basedOn w:val="Cover3"/>
    <w:qFormat/>
    <w:pPr>
      <w:spacing w:before="0" w:after="0" w:line="240" w:lineRule="auto"/>
      <w:jc w:val="both"/>
    </w:pPr>
    <w:rPr>
      <w:sz w:val="21"/>
      <w:szCs w:val="21"/>
    </w:rPr>
  </w:style>
  <w:style w:type="paragraph" w:customStyle="1" w:styleId="Cover5">
    <w:name w:val="Cover 5"/>
    <w:basedOn w:val="a7"/>
    <w:qFormat/>
    <w:pPr>
      <w:topLinePunct/>
      <w:adjustRightInd w:val="0"/>
      <w:snapToGrid w:val="0"/>
      <w:spacing w:line="360" w:lineRule="auto"/>
      <w:ind w:firstLineChars="200" w:firstLine="480"/>
      <w:jc w:val="left"/>
    </w:pPr>
    <w:rPr>
      <w:rFonts w:eastAsia="宋体" w:cs="Arial"/>
      <w:sz w:val="18"/>
      <w:szCs w:val="18"/>
    </w:rPr>
  </w:style>
  <w:style w:type="paragraph" w:customStyle="1" w:styleId="CoverText">
    <w:name w:val="Cover Text"/>
    <w:qFormat/>
    <w:pPr>
      <w:adjustRightInd w:val="0"/>
      <w:snapToGrid w:val="0"/>
      <w:spacing w:before="80" w:after="80" w:line="240" w:lineRule="atLeast"/>
      <w:jc w:val="both"/>
    </w:pPr>
    <w:rPr>
      <w:rFonts w:ascii="Arial" w:hAnsi="Arial" w:cs="Arial"/>
      <w:snapToGrid w:val="0"/>
    </w:rPr>
  </w:style>
  <w:style w:type="paragraph" w:customStyle="1" w:styleId="Cover1">
    <w:name w:val="Cover1"/>
    <w:basedOn w:val="a7"/>
    <w:qFormat/>
    <w:pPr>
      <w:widowControl/>
      <w:topLinePunct/>
      <w:adjustRightInd w:val="0"/>
      <w:snapToGrid w:val="0"/>
      <w:spacing w:before="80" w:after="80" w:line="360" w:lineRule="auto"/>
      <w:ind w:firstLineChars="200" w:firstLine="480"/>
      <w:jc w:val="left"/>
    </w:pPr>
    <w:rPr>
      <w:rFonts w:ascii="Arial" w:eastAsia="SimHei" w:hAnsi="Arial" w:cs="Arial"/>
      <w:b/>
      <w:bCs/>
      <w:kern w:val="0"/>
      <w:sz w:val="48"/>
      <w:szCs w:val="48"/>
    </w:rPr>
  </w:style>
  <w:style w:type="paragraph" w:customStyle="1" w:styleId="Cover30">
    <w:name w:val="Cover3"/>
    <w:semiHidden/>
    <w:qFormat/>
    <w:pPr>
      <w:adjustRightInd w:val="0"/>
      <w:snapToGrid w:val="0"/>
      <w:spacing w:before="80" w:after="80" w:line="240" w:lineRule="atLeast"/>
    </w:pPr>
    <w:rPr>
      <w:rFonts w:ascii="Arial" w:eastAsia="SimHei" w:hAnsi="Arial" w:cs="Arial"/>
      <w:sz w:val="32"/>
      <w:szCs w:val="32"/>
      <w:lang w:eastAsia="en-US"/>
    </w:rPr>
  </w:style>
  <w:style w:type="paragraph" w:customStyle="1" w:styleId="Cover40">
    <w:name w:val="Cover4"/>
    <w:basedOn w:val="a7"/>
    <w:semiHidden/>
    <w:qFormat/>
    <w:pPr>
      <w:widowControl/>
      <w:adjustRightInd w:val="0"/>
      <w:snapToGrid w:val="0"/>
      <w:spacing w:before="160" w:after="160" w:line="240" w:lineRule="atLeast"/>
      <w:ind w:firstLineChars="200" w:firstLine="480"/>
      <w:jc w:val="left"/>
    </w:pPr>
    <w:rPr>
      <w:rFonts w:ascii="Arial" w:eastAsia="Arial" w:hAnsi="Arial" w:cs="Arial"/>
      <w:b/>
      <w:bCs/>
      <w:sz w:val="24"/>
    </w:rPr>
  </w:style>
  <w:style w:type="character" w:customStyle="1" w:styleId="dangertitle">
    <w:name w:val="dangertitle"/>
    <w:basedOn w:val="a8"/>
    <w:qFormat/>
  </w:style>
  <w:style w:type="paragraph" w:customStyle="1" w:styleId="DecimalAligned">
    <w:name w:val="Decimal Aligned"/>
    <w:basedOn w:val="a7"/>
    <w:uiPriority w:val="40"/>
    <w:qFormat/>
    <w:pPr>
      <w:widowControl/>
      <w:tabs>
        <w:tab w:val="decimal" w:pos="360"/>
      </w:tabs>
      <w:spacing w:after="200" w:line="276" w:lineRule="auto"/>
      <w:ind w:firstLineChars="200" w:firstLine="480"/>
      <w:jc w:val="left"/>
    </w:pPr>
    <w:rPr>
      <w:rFonts w:ascii="宋体" w:eastAsia="宋体" w:hAnsi="宋体" w:cs="Times New Roman"/>
      <w:kern w:val="0"/>
      <w:sz w:val="22"/>
    </w:rPr>
  </w:style>
  <w:style w:type="paragraph" w:customStyle="1" w:styleId="Default">
    <w:name w:val="Default"/>
    <w:qFormat/>
    <w:pPr>
      <w:widowControl w:val="0"/>
      <w:autoSpaceDE w:val="0"/>
      <w:autoSpaceDN w:val="0"/>
      <w:adjustRightInd w:val="0"/>
    </w:pPr>
    <w:rPr>
      <w:rFonts w:ascii="宋体u─萀" w:eastAsia="宋体u─萀" w:cs="宋体u─萀"/>
      <w:color w:val="000000"/>
      <w:sz w:val="24"/>
      <w:szCs w:val="24"/>
    </w:rPr>
  </w:style>
  <w:style w:type="paragraph" w:customStyle="1" w:styleId="Displayterminal0">
    <w:name w:val="Display terminal"/>
    <w:link w:val="DisplayterminalChar"/>
    <w:qFormat/>
    <w:pPr>
      <w:ind w:leftChars="400" w:left="400"/>
    </w:pPr>
    <w:rPr>
      <w:rFonts w:ascii="Courier New" w:hAnsi="Courier New" w:cs="Courier New"/>
    </w:rPr>
  </w:style>
  <w:style w:type="character" w:customStyle="1" w:styleId="DisplayterminalChar">
    <w:name w:val="Display terminal Char"/>
    <w:link w:val="Displayterminal0"/>
    <w:qFormat/>
    <w:locked/>
    <w:rPr>
      <w:rFonts w:ascii="Courier New" w:hAnsi="Courier New" w:cs="Courier New"/>
    </w:rPr>
  </w:style>
  <w:style w:type="paragraph" w:customStyle="1" w:styleId="End">
    <w:name w:val="End"/>
    <w:basedOn w:val="a7"/>
    <w:qFormat/>
    <w:pPr>
      <w:widowControl/>
      <w:topLinePunct/>
      <w:adjustRightInd w:val="0"/>
      <w:snapToGrid w:val="0"/>
      <w:spacing w:before="160" w:after="400" w:line="240" w:lineRule="atLeast"/>
      <w:ind w:left="1701" w:firstLineChars="200" w:firstLine="480"/>
      <w:jc w:val="left"/>
    </w:pPr>
    <w:rPr>
      <w:rFonts w:eastAsia="宋体" w:cs="Arial"/>
      <w:b/>
      <w:sz w:val="24"/>
      <w:szCs w:val="21"/>
    </w:rPr>
  </w:style>
  <w:style w:type="paragraph" w:customStyle="1" w:styleId="EOC">
    <w:name w:val="EOC正文"/>
    <w:link w:val="EOCChar"/>
    <w:qFormat/>
    <w:pPr>
      <w:spacing w:before="80" w:after="80"/>
      <w:ind w:firstLineChars="200" w:firstLine="200"/>
    </w:pPr>
    <w:rPr>
      <w:sz w:val="21"/>
      <w:szCs w:val="28"/>
    </w:rPr>
  </w:style>
  <w:style w:type="character" w:customStyle="1" w:styleId="EOCChar">
    <w:name w:val="EOC正文 Char"/>
    <w:link w:val="EOC"/>
    <w:qFormat/>
    <w:locked/>
    <w:rPr>
      <w:sz w:val="21"/>
      <w:szCs w:val="28"/>
    </w:rPr>
  </w:style>
  <w:style w:type="character" w:customStyle="1" w:styleId="figcap">
    <w:name w:val="figcap"/>
    <w:basedOn w:val="a8"/>
    <w:qFormat/>
  </w:style>
  <w:style w:type="character" w:customStyle="1" w:styleId="figcap1">
    <w:name w:val="figcap1"/>
    <w:qFormat/>
    <w:rPr>
      <w:sz w:val="20"/>
      <w:szCs w:val="20"/>
    </w:rPr>
  </w:style>
  <w:style w:type="paragraph" w:customStyle="1" w:styleId="Figure">
    <w:name w:val="Figure"/>
    <w:basedOn w:val="a7"/>
    <w:next w:val="a7"/>
    <w:link w:val="FigureChar"/>
    <w:qFormat/>
    <w:pPr>
      <w:keepNext/>
      <w:widowControl/>
      <w:spacing w:line="360" w:lineRule="auto"/>
      <w:jc w:val="center"/>
    </w:pPr>
    <w:rPr>
      <w:rFonts w:ascii="Calibri" w:eastAsia="宋体" w:hAnsi="Calibri" w:cs="Times New Roman"/>
      <w:szCs w:val="22"/>
    </w:rPr>
  </w:style>
  <w:style w:type="character" w:customStyle="1" w:styleId="FigureChar">
    <w:name w:val="Figure Char"/>
    <w:link w:val="Figure"/>
    <w:qFormat/>
    <w:rPr>
      <w:rFonts w:ascii="Calibri" w:hAnsi="Calibri"/>
      <w:kern w:val="2"/>
      <w:sz w:val="21"/>
      <w:szCs w:val="22"/>
    </w:rPr>
  </w:style>
  <w:style w:type="paragraph" w:customStyle="1" w:styleId="FigureDescription">
    <w:name w:val="Figure Description"/>
    <w:basedOn w:val="a7"/>
    <w:next w:val="a7"/>
    <w:link w:val="FigureDescriptionChar"/>
    <w:qFormat/>
    <w:pPr>
      <w:keepNext/>
      <w:spacing w:line="360" w:lineRule="auto"/>
      <w:ind w:left="2880" w:hanging="360"/>
      <w:jc w:val="center"/>
    </w:pPr>
    <w:rPr>
      <w:rFonts w:ascii="Arial" w:eastAsia="宋体" w:hAnsi="Arial" w:cs="Arial Narrow"/>
      <w:bCs/>
      <w:kern w:val="0"/>
      <w:szCs w:val="20"/>
    </w:rPr>
  </w:style>
  <w:style w:type="character" w:customStyle="1" w:styleId="FigureDescriptionChar">
    <w:name w:val="Figure Description Char"/>
    <w:link w:val="FigureDescription"/>
    <w:qFormat/>
    <w:rPr>
      <w:rFonts w:ascii="Arial" w:hAnsi="Arial" w:cs="Arial Narrow"/>
      <w:bCs/>
      <w:sz w:val="21"/>
    </w:rPr>
  </w:style>
  <w:style w:type="paragraph" w:customStyle="1" w:styleId="FigureDescriptioninAppendix">
    <w:name w:val="Figure Description in Appendix"/>
    <w:basedOn w:val="Figure"/>
    <w:next w:val="Figure"/>
    <w:link w:val="FigureDescriptioninAppendixChar"/>
    <w:qFormat/>
    <w:pPr>
      <w:adjustRightInd w:val="0"/>
      <w:snapToGrid w:val="0"/>
      <w:spacing w:before="160" w:after="160" w:line="240" w:lineRule="atLeast"/>
      <w:ind w:left="1701"/>
      <w:outlineLvl w:val="7"/>
    </w:pPr>
    <w:rPr>
      <w:rFonts w:ascii="Times New Roman" w:eastAsia="SimHei" w:hAnsi="Times New Roman"/>
      <w:szCs w:val="21"/>
    </w:rPr>
  </w:style>
  <w:style w:type="character" w:customStyle="1" w:styleId="FigureDescriptioninAppendixChar">
    <w:name w:val="Figure Description in Appendix Char"/>
    <w:link w:val="FigureDescriptioninAppendix"/>
    <w:qFormat/>
    <w:rPr>
      <w:rFonts w:eastAsia="SimHei"/>
      <w:kern w:val="2"/>
      <w:sz w:val="21"/>
      <w:szCs w:val="21"/>
    </w:rPr>
  </w:style>
  <w:style w:type="paragraph" w:customStyle="1" w:styleId="FigureDescriptionIndent1">
    <w:name w:val="Figure Description Indent_1"/>
    <w:basedOn w:val="FigureDescription"/>
    <w:uiPriority w:val="2"/>
    <w:qFormat/>
    <w:pPr>
      <w:ind w:left="0" w:firstLine="0"/>
    </w:pPr>
  </w:style>
  <w:style w:type="paragraph" w:customStyle="1" w:styleId="FigureDescriptionIndent2">
    <w:name w:val="Figure Description Indent_2"/>
    <w:basedOn w:val="FigureDescription"/>
    <w:uiPriority w:val="2"/>
    <w:qFormat/>
    <w:pPr>
      <w:ind w:left="1418" w:firstLine="0"/>
    </w:pPr>
  </w:style>
  <w:style w:type="paragraph" w:customStyle="1" w:styleId="FigureIndent1">
    <w:name w:val="Figure Indent_1"/>
    <w:basedOn w:val="Figure"/>
    <w:uiPriority w:val="2"/>
    <w:qFormat/>
    <w:pPr>
      <w:ind w:left="1134"/>
    </w:pPr>
  </w:style>
  <w:style w:type="paragraph" w:customStyle="1" w:styleId="FigureIndent2">
    <w:name w:val="Figure Indent_2"/>
    <w:basedOn w:val="Figure"/>
    <w:uiPriority w:val="2"/>
    <w:qFormat/>
    <w:pPr>
      <w:ind w:left="1418"/>
    </w:pPr>
  </w:style>
  <w:style w:type="table" w:customStyle="1" w:styleId="FigureTable">
    <w:name w:val="Figure Table"/>
    <w:basedOn w:val="a9"/>
    <w:qFormat/>
    <w:pPr>
      <w:spacing w:before="40" w:line="240" w:lineRule="exact"/>
    </w:pPr>
    <w:rPr>
      <w:rFonts w:ascii="Arial" w:eastAsia="KaiTi" w:hAnsi="Arial"/>
      <w:sz w:val="18"/>
    </w:rPr>
    <w:tblPr>
      <w:tblBorders>
        <w:top w:val="single" w:sz="4" w:space="0" w:color="auto"/>
        <w:bottom w:val="single" w:sz="4" w:space="0" w:color="auto"/>
        <w:insideH w:val="single" w:sz="4" w:space="0" w:color="808080"/>
        <w:insideV w:val="single" w:sz="4" w:space="0" w:color="808080"/>
      </w:tblBorders>
    </w:tblPr>
    <w:tcPr>
      <w:vAlign w:val="center"/>
    </w:tcPr>
  </w:style>
  <w:style w:type="table" w:customStyle="1" w:styleId="FigureTableIndent1">
    <w:name w:val="Figure Table Indent_1"/>
    <w:basedOn w:val="FigureTable"/>
    <w:uiPriority w:val="99"/>
    <w:qFormat/>
    <w:tblPr/>
  </w:style>
  <w:style w:type="table" w:customStyle="1" w:styleId="FigureTableIndent2">
    <w:name w:val="Figure Table Indent_2"/>
    <w:basedOn w:val="FigureTable"/>
    <w:uiPriority w:val="99"/>
    <w:qFormat/>
    <w:tblPr/>
  </w:style>
  <w:style w:type="paragraph" w:customStyle="1" w:styleId="FigureText">
    <w:name w:val="Figure Text"/>
    <w:link w:val="FigureTextChar"/>
    <w:qFormat/>
    <w:pPr>
      <w:widowControl w:val="0"/>
      <w:autoSpaceDE w:val="0"/>
      <w:autoSpaceDN w:val="0"/>
      <w:snapToGrid w:val="0"/>
      <w:spacing w:before="40" w:line="240" w:lineRule="exact"/>
    </w:pPr>
    <w:rPr>
      <w:rFonts w:ascii="Arial" w:eastAsia="楷体_GB2312" w:hAnsi="Arial" w:cs="Arial Narrow"/>
      <w:sz w:val="18"/>
    </w:rPr>
  </w:style>
  <w:style w:type="character" w:customStyle="1" w:styleId="FigureTextChar">
    <w:name w:val="Figure Text Char"/>
    <w:link w:val="FigureText"/>
    <w:qFormat/>
    <w:rPr>
      <w:rFonts w:ascii="Arial" w:eastAsia="楷体_GB2312" w:hAnsi="Arial" w:cs="Arial Narrow"/>
      <w:sz w:val="18"/>
    </w:rPr>
  </w:style>
  <w:style w:type="paragraph" w:customStyle="1" w:styleId="FigureText1">
    <w:name w:val="Figure Text_1"/>
    <w:basedOn w:val="FigureText"/>
    <w:uiPriority w:val="2"/>
    <w:qFormat/>
  </w:style>
  <w:style w:type="paragraph" w:customStyle="1" w:styleId="FigureText2">
    <w:name w:val="Figure Text_2"/>
    <w:basedOn w:val="FigureText"/>
    <w:uiPriority w:val="2"/>
    <w:qFormat/>
  </w:style>
  <w:style w:type="character" w:customStyle="1" w:styleId="filterth">
    <w:name w:val="filterth"/>
    <w:basedOn w:val="a8"/>
    <w:qFormat/>
  </w:style>
  <w:style w:type="character" w:customStyle="1" w:styleId="filterth1">
    <w:name w:val="filterth1"/>
    <w:qFormat/>
    <w:rPr>
      <w:color w:val="CC0000"/>
    </w:rPr>
  </w:style>
  <w:style w:type="character" w:customStyle="1" w:styleId="filterth2">
    <w:name w:val="filterth2"/>
    <w:qFormat/>
    <w:rPr>
      <w:color w:val="CC0000"/>
    </w:rPr>
  </w:style>
  <w:style w:type="character" w:customStyle="1" w:styleId="fontstyle01">
    <w:name w:val="fontstyle01"/>
    <w:basedOn w:val="a8"/>
    <w:qFormat/>
    <w:rPr>
      <w:rFonts w:ascii="宋体" w:eastAsia="宋体" w:hAnsi="宋体" w:hint="eastAsia"/>
      <w:color w:val="000000"/>
      <w:sz w:val="22"/>
      <w:szCs w:val="22"/>
    </w:rPr>
  </w:style>
  <w:style w:type="character" w:customStyle="1" w:styleId="fontstyle11">
    <w:name w:val="fontstyle11"/>
    <w:basedOn w:val="a8"/>
    <w:qFormat/>
    <w:rPr>
      <w:rFonts w:ascii="ArialMT" w:hAnsi="ArialMT" w:hint="default"/>
      <w:color w:val="000000"/>
      <w:sz w:val="22"/>
      <w:szCs w:val="22"/>
    </w:rPr>
  </w:style>
  <w:style w:type="character" w:customStyle="1" w:styleId="fontstyle21">
    <w:name w:val="fontstyle21"/>
    <w:basedOn w:val="a8"/>
    <w:qFormat/>
    <w:rPr>
      <w:rFonts w:ascii="宋体" w:eastAsia="宋体" w:hAnsi="宋体" w:hint="eastAsia"/>
      <w:color w:val="404040"/>
      <w:sz w:val="22"/>
      <w:szCs w:val="22"/>
    </w:rPr>
  </w:style>
  <w:style w:type="character" w:customStyle="1" w:styleId="fontstyle31">
    <w:name w:val="fontstyle31"/>
    <w:basedOn w:val="a8"/>
    <w:qFormat/>
    <w:rPr>
      <w:rFonts w:ascii="CenturyGothic" w:hAnsi="CenturyGothic" w:hint="default"/>
      <w:color w:val="404040"/>
      <w:sz w:val="22"/>
      <w:szCs w:val="22"/>
    </w:rPr>
  </w:style>
  <w:style w:type="paragraph" w:customStyle="1" w:styleId="HeadingLeft">
    <w:name w:val="Heading Left"/>
    <w:basedOn w:val="a7"/>
    <w:qFormat/>
    <w:pPr>
      <w:widowControl/>
      <w:topLinePunct/>
      <w:adjustRightInd w:val="0"/>
      <w:snapToGrid w:val="0"/>
      <w:spacing w:line="240" w:lineRule="atLeast"/>
      <w:ind w:firstLineChars="200" w:firstLine="480"/>
      <w:jc w:val="left"/>
    </w:pPr>
    <w:rPr>
      <w:rFonts w:eastAsia="宋体" w:cs="Arial"/>
      <w:sz w:val="20"/>
      <w:szCs w:val="20"/>
    </w:rPr>
  </w:style>
  <w:style w:type="paragraph" w:customStyle="1" w:styleId="HeadingMiddle">
    <w:name w:val="Heading Middle"/>
    <w:qFormat/>
    <w:pPr>
      <w:adjustRightInd w:val="0"/>
      <w:snapToGrid w:val="0"/>
      <w:spacing w:line="240" w:lineRule="atLeast"/>
      <w:jc w:val="center"/>
    </w:pPr>
    <w:rPr>
      <w:rFonts w:cs="Arial"/>
      <w:snapToGrid w:val="0"/>
    </w:rPr>
  </w:style>
  <w:style w:type="paragraph" w:customStyle="1" w:styleId="HeadingRight">
    <w:name w:val="Heading Right"/>
    <w:basedOn w:val="a7"/>
    <w:qFormat/>
    <w:pPr>
      <w:widowControl/>
      <w:topLinePunct/>
      <w:adjustRightInd w:val="0"/>
      <w:snapToGrid w:val="0"/>
      <w:spacing w:line="240" w:lineRule="atLeast"/>
      <w:ind w:firstLineChars="200" w:firstLine="480"/>
      <w:jc w:val="right"/>
    </w:pPr>
    <w:rPr>
      <w:rFonts w:eastAsia="宋体" w:cs="Arial"/>
      <w:sz w:val="20"/>
      <w:szCs w:val="20"/>
    </w:rPr>
  </w:style>
  <w:style w:type="paragraph" w:customStyle="1" w:styleId="Heading3NoNumber">
    <w:name w:val="Heading3 No Number"/>
    <w:basedOn w:val="3"/>
    <w:next w:val="a7"/>
    <w:qFormat/>
    <w:pPr>
      <w:widowControl/>
      <w:numPr>
        <w:ilvl w:val="0"/>
        <w:numId w:val="0"/>
      </w:numPr>
      <w:tabs>
        <w:tab w:val="left" w:pos="425"/>
      </w:tabs>
      <w:topLinePunct/>
      <w:adjustRightInd w:val="0"/>
      <w:snapToGrid w:val="0"/>
      <w:spacing w:before="200" w:after="160" w:line="240" w:lineRule="atLeast"/>
      <w:jc w:val="left"/>
      <w:outlineLvl w:val="9"/>
    </w:pPr>
    <w:rPr>
      <w:rFonts w:ascii="Book Antiqua" w:eastAsia="SimHei" w:hAnsi="Book Antiqua" w:cs="Book Antiqua"/>
      <w:b w:val="0"/>
      <w:bCs w:val="0"/>
      <w:kern w:val="0"/>
      <w:sz w:val="26"/>
    </w:rPr>
  </w:style>
  <w:style w:type="paragraph" w:customStyle="1" w:styleId="Heading4NoNumber">
    <w:name w:val="Heading4 No Number"/>
    <w:basedOn w:val="a7"/>
    <w:semiHidden/>
    <w:qFormat/>
    <w:pPr>
      <w:keepNext/>
      <w:widowControl/>
      <w:topLinePunct/>
      <w:adjustRightInd w:val="0"/>
      <w:snapToGrid w:val="0"/>
      <w:spacing w:before="200" w:after="160" w:line="240" w:lineRule="atLeast"/>
      <w:ind w:left="1701" w:firstLineChars="200" w:firstLine="480"/>
      <w:jc w:val="left"/>
    </w:pPr>
    <w:rPr>
      <w:rFonts w:eastAsia="SimHei" w:cs="Arial"/>
      <w:bCs/>
      <w:spacing w:val="-4"/>
      <w:sz w:val="24"/>
      <w:szCs w:val="21"/>
    </w:rPr>
  </w:style>
  <w:style w:type="character" w:customStyle="1" w:styleId="hover">
    <w:name w:val="hover"/>
    <w:qFormat/>
    <w:rPr>
      <w:color w:val="FFFFFF"/>
      <w:shd w:val="clear" w:color="auto" w:fill="21AFE5"/>
    </w:rPr>
  </w:style>
  <w:style w:type="character" w:customStyle="1" w:styleId="hover1">
    <w:name w:val="hover1"/>
    <w:qFormat/>
    <w:rPr>
      <w:color w:val="FFFFFF"/>
      <w:shd w:val="clear" w:color="auto" w:fill="21AFE5"/>
    </w:rPr>
  </w:style>
  <w:style w:type="character" w:customStyle="1" w:styleId="HTML0">
    <w:name w:val="HTML 地址 字符"/>
    <w:basedOn w:val="a8"/>
    <w:link w:val="HTML"/>
    <w:qFormat/>
    <w:rPr>
      <w:rFonts w:cs="Arial"/>
      <w:i/>
      <w:iCs/>
      <w:kern w:val="2"/>
      <w:sz w:val="24"/>
      <w:szCs w:val="21"/>
    </w:rPr>
  </w:style>
  <w:style w:type="character" w:customStyle="1" w:styleId="HTML2">
    <w:name w:val="HTML 预设格式 字符"/>
    <w:basedOn w:val="a8"/>
    <w:link w:val="HTML1"/>
    <w:qFormat/>
    <w:rPr>
      <w:rFonts w:ascii="Courier New" w:hAnsi="Courier New" w:cs="Courier New"/>
      <w:kern w:val="2"/>
    </w:rPr>
  </w:style>
  <w:style w:type="paragraph" w:customStyle="1" w:styleId="INFeature">
    <w:name w:val="IN Feature"/>
    <w:next w:val="INStep"/>
    <w:semiHidden/>
    <w:qFormat/>
    <w:pPr>
      <w:keepNext/>
      <w:keepLines/>
      <w:tabs>
        <w:tab w:val="left" w:pos="360"/>
      </w:tabs>
      <w:spacing w:before="240" w:after="240"/>
      <w:ind w:left="-227"/>
      <w:outlineLvl w:val="7"/>
    </w:pPr>
    <w:rPr>
      <w:rFonts w:ascii="Arial" w:eastAsia="SimHei" w:hAnsi="Arial" w:cs="Arial"/>
      <w:b/>
      <w:bCs/>
      <w:kern w:val="2"/>
    </w:rPr>
  </w:style>
  <w:style w:type="paragraph" w:customStyle="1" w:styleId="INStep">
    <w:name w:val="IN Step"/>
    <w:qFormat/>
    <w:pPr>
      <w:keepLines/>
      <w:tabs>
        <w:tab w:val="left" w:pos="851"/>
      </w:tabs>
      <w:spacing w:line="360" w:lineRule="auto"/>
      <w:ind w:left="1800" w:hanging="360"/>
      <w:outlineLvl w:val="6"/>
    </w:pPr>
    <w:rPr>
      <w:rFonts w:ascii="Arial" w:hAnsi="Arial" w:cs="Arial"/>
      <w:kern w:val="2"/>
      <w:sz w:val="24"/>
    </w:rPr>
  </w:style>
  <w:style w:type="paragraph" w:customStyle="1" w:styleId="INVoice">
    <w:name w:val="IN Voice"/>
    <w:semiHidden/>
    <w:qFormat/>
    <w:pPr>
      <w:spacing w:before="20" w:after="20"/>
    </w:pPr>
    <w:rPr>
      <w:rFonts w:ascii="Arial Narrow" w:hAnsi="Arial Narrow" w:cs="Arial"/>
      <w:bCs/>
      <w:sz w:val="15"/>
      <w:szCs w:val="15"/>
    </w:rPr>
  </w:style>
  <w:style w:type="character" w:customStyle="1" w:styleId="ItalicText">
    <w:name w:val="Italic Text"/>
    <w:qFormat/>
    <w:rPr>
      <w:rFonts w:ascii="Arial" w:hAnsi="Arial"/>
      <w:i/>
    </w:rPr>
  </w:style>
  <w:style w:type="paragraph" w:customStyle="1" w:styleId="ItemIndent1">
    <w:name w:val="Item Indent_1"/>
    <w:basedOn w:val="a7"/>
    <w:qFormat/>
    <w:pPr>
      <w:widowControl/>
      <w:spacing w:before="40" w:after="40" w:line="360" w:lineRule="auto"/>
      <w:ind w:left="1134" w:firstLineChars="200" w:firstLine="480"/>
      <w:jc w:val="left"/>
    </w:pPr>
    <w:rPr>
      <w:rFonts w:ascii="Arial" w:eastAsia="宋体" w:hAnsi="Arial" w:cs="Arial"/>
      <w:color w:val="000000"/>
      <w:kern w:val="0"/>
      <w:sz w:val="24"/>
      <w:szCs w:val="20"/>
      <w:lang w:eastAsia="en-US"/>
    </w:rPr>
  </w:style>
  <w:style w:type="paragraph" w:customStyle="1" w:styleId="ItemIndent2">
    <w:name w:val="Item Indent_2"/>
    <w:basedOn w:val="a7"/>
    <w:qFormat/>
    <w:pPr>
      <w:widowControl/>
      <w:spacing w:before="40" w:after="40" w:line="360" w:lineRule="auto"/>
      <w:ind w:left="1418" w:firstLineChars="200" w:firstLine="480"/>
      <w:jc w:val="left"/>
    </w:pPr>
    <w:rPr>
      <w:rFonts w:ascii="Arial" w:eastAsia="宋体" w:hAnsi="Arial" w:cs="Arial"/>
      <w:color w:val="000000"/>
      <w:kern w:val="0"/>
      <w:sz w:val="24"/>
      <w:szCs w:val="20"/>
      <w:lang w:eastAsia="en-US"/>
    </w:rPr>
  </w:style>
  <w:style w:type="paragraph" w:customStyle="1" w:styleId="ItemIndent3">
    <w:name w:val="Item Indent_3"/>
    <w:basedOn w:val="a7"/>
    <w:qFormat/>
    <w:pPr>
      <w:widowControl/>
      <w:spacing w:before="80" w:after="40" w:line="360" w:lineRule="auto"/>
      <w:ind w:left="1701" w:firstLineChars="200" w:firstLine="480"/>
      <w:jc w:val="left"/>
    </w:pPr>
    <w:rPr>
      <w:rFonts w:ascii="Arial" w:eastAsia="宋体" w:hAnsi="Arial" w:cs="Arial"/>
      <w:color w:val="000000"/>
      <w:kern w:val="0"/>
      <w:sz w:val="24"/>
      <w:szCs w:val="20"/>
      <w:lang w:eastAsia="en-US"/>
    </w:rPr>
  </w:style>
  <w:style w:type="paragraph" w:customStyle="1" w:styleId="ItemList0">
    <w:name w:val="Item List"/>
    <w:basedOn w:val="afffff1"/>
    <w:link w:val="ItemListCharChar"/>
    <w:qFormat/>
    <w:pPr>
      <w:tabs>
        <w:tab w:val="left" w:pos="902"/>
      </w:tabs>
      <w:spacing w:before="0" w:after="0"/>
      <w:ind w:left="902"/>
    </w:pPr>
    <w:rPr>
      <w:rFonts w:ascii="宋体" w:hAnsi="宋体"/>
    </w:rPr>
  </w:style>
  <w:style w:type="character" w:customStyle="1" w:styleId="ItemListCharChar">
    <w:name w:val="Item List Char Char"/>
    <w:link w:val="ItemList0"/>
    <w:qFormat/>
    <w:rPr>
      <w:rFonts w:ascii="宋体" w:eastAsia="方正兰亭黑简体" w:hAnsi="宋体" w:cs="Arial"/>
      <w:kern w:val="2"/>
      <w:sz w:val="21"/>
    </w:rPr>
  </w:style>
  <w:style w:type="character" w:customStyle="1" w:styleId="ItemList1">
    <w:name w:val="Item List 字符"/>
    <w:qFormat/>
    <w:rPr>
      <w:rFonts w:ascii="Arial" w:eastAsia="宋体" w:hAnsi="Arial" w:cs="Arial"/>
      <w:kern w:val="2"/>
      <w:sz w:val="21"/>
      <w:lang w:eastAsia="en-US"/>
    </w:rPr>
  </w:style>
  <w:style w:type="character" w:customStyle="1" w:styleId="ItemListChar">
    <w:name w:val="Item List Char"/>
    <w:qFormat/>
    <w:rPr>
      <w:rFonts w:cs="Arial"/>
      <w:kern w:val="2"/>
      <w:sz w:val="21"/>
      <w:szCs w:val="21"/>
    </w:rPr>
  </w:style>
  <w:style w:type="paragraph" w:customStyle="1" w:styleId="ItemListinTable">
    <w:name w:val="Item List in Table"/>
    <w:basedOn w:val="a7"/>
    <w:link w:val="ItemListinTableCharChar"/>
    <w:qFormat/>
    <w:pPr>
      <w:widowControl/>
      <w:tabs>
        <w:tab w:val="left" w:pos="317"/>
      </w:tabs>
      <w:spacing w:line="360" w:lineRule="auto"/>
      <w:ind w:left="318" w:hanging="318"/>
      <w:jc w:val="left"/>
    </w:pPr>
    <w:rPr>
      <w:rFonts w:ascii="Arial" w:eastAsia="宋体" w:hAnsi="Arial" w:cs="Arial"/>
      <w:sz w:val="24"/>
      <w:lang w:eastAsia="en-US"/>
    </w:rPr>
  </w:style>
  <w:style w:type="character" w:customStyle="1" w:styleId="ItemListinTableCharChar">
    <w:name w:val="Item List in Table Char Char"/>
    <w:link w:val="ItemListinTable"/>
    <w:qFormat/>
    <w:rPr>
      <w:rFonts w:ascii="Arial" w:hAnsi="Arial" w:cs="Arial"/>
      <w:kern w:val="2"/>
      <w:sz w:val="24"/>
      <w:szCs w:val="24"/>
      <w:lang w:eastAsia="en-US"/>
    </w:rPr>
  </w:style>
  <w:style w:type="paragraph" w:customStyle="1" w:styleId="ItemListinTable2">
    <w:name w:val="Item List in Table_2"/>
    <w:basedOn w:val="a7"/>
    <w:qFormat/>
    <w:pPr>
      <w:widowControl/>
      <w:spacing w:before="80" w:after="80" w:line="360" w:lineRule="auto"/>
      <w:jc w:val="left"/>
    </w:pPr>
    <w:rPr>
      <w:rFonts w:ascii="Arial" w:eastAsia="宋体" w:hAnsi="Arial" w:cs="Arial"/>
      <w:sz w:val="18"/>
      <w:szCs w:val="18"/>
      <w:lang w:eastAsia="en-US"/>
    </w:rPr>
  </w:style>
  <w:style w:type="paragraph" w:customStyle="1" w:styleId="ItemListText">
    <w:name w:val="Item List Text"/>
    <w:qFormat/>
    <w:pPr>
      <w:adjustRightInd w:val="0"/>
      <w:snapToGrid w:val="0"/>
      <w:spacing w:before="80" w:after="80" w:line="240" w:lineRule="atLeast"/>
      <w:ind w:left="2126"/>
    </w:pPr>
    <w:rPr>
      <w:kern w:val="2"/>
      <w:sz w:val="21"/>
      <w:szCs w:val="21"/>
    </w:rPr>
  </w:style>
  <w:style w:type="paragraph" w:customStyle="1" w:styleId="TableText0">
    <w:name w:val="Table Text"/>
    <w:link w:val="TableTextChar0"/>
    <w:qFormat/>
    <w:pPr>
      <w:spacing w:line="360" w:lineRule="auto"/>
      <w:textAlignment w:val="bottom"/>
    </w:pPr>
    <w:rPr>
      <w:rFonts w:ascii="Arial" w:hAnsi="Arial" w:cs="Arial Narrow"/>
      <w:sz w:val="24"/>
      <w:szCs w:val="24"/>
    </w:rPr>
  </w:style>
  <w:style w:type="character" w:customStyle="1" w:styleId="TableTextChar0">
    <w:name w:val="Table Text Char"/>
    <w:link w:val="TableText0"/>
    <w:qFormat/>
    <w:rPr>
      <w:rFonts w:ascii="Arial" w:hAnsi="Arial" w:cs="Arial Narrow"/>
      <w:sz w:val="24"/>
      <w:szCs w:val="24"/>
    </w:rPr>
  </w:style>
  <w:style w:type="paragraph" w:customStyle="1" w:styleId="ItemListTextinTable">
    <w:name w:val="Item List Text in Table"/>
    <w:basedOn w:val="TableText0"/>
    <w:qFormat/>
    <w:pPr>
      <w:widowControl w:val="0"/>
      <w:topLinePunct/>
      <w:adjustRightInd w:val="0"/>
      <w:snapToGrid w:val="0"/>
      <w:spacing w:line="240" w:lineRule="atLeast"/>
      <w:ind w:left="284"/>
      <w:jc w:val="both"/>
      <w:textAlignment w:val="auto"/>
    </w:pPr>
    <w:rPr>
      <w:rFonts w:ascii="Times New Roman" w:eastAsia="Times New Roman" w:hAnsi="Times New Roman" w:cs="Times New Roman"/>
      <w:snapToGrid w:val="0"/>
      <w:sz w:val="21"/>
      <w:szCs w:val="21"/>
    </w:rPr>
  </w:style>
  <w:style w:type="paragraph" w:customStyle="1" w:styleId="TerminalDisplay">
    <w:name w:val="Terminal Display"/>
    <w:link w:val="TerminalDisplayChar"/>
    <w:uiPriority w:val="2"/>
    <w:qFormat/>
    <w:pPr>
      <w:spacing w:before="40" w:after="40" w:line="240" w:lineRule="exact"/>
      <w:ind w:left="624"/>
    </w:pPr>
    <w:rPr>
      <w:rFonts w:ascii="Courier New" w:hAnsi="Courier New" w:cs="Courier New"/>
      <w:sz w:val="17"/>
      <w:szCs w:val="17"/>
    </w:rPr>
  </w:style>
  <w:style w:type="character" w:customStyle="1" w:styleId="TerminalDisplayChar">
    <w:name w:val="Terminal Display Char"/>
    <w:link w:val="TerminalDisplay"/>
    <w:uiPriority w:val="2"/>
    <w:qFormat/>
    <w:rPr>
      <w:rFonts w:ascii="Courier New" w:hAnsi="Courier New" w:cs="Courier New"/>
      <w:sz w:val="17"/>
      <w:szCs w:val="17"/>
    </w:rPr>
  </w:style>
  <w:style w:type="paragraph" w:customStyle="1" w:styleId="ItemlistTextTD">
    <w:name w:val="Item list Text TD"/>
    <w:basedOn w:val="TerminalDisplay"/>
    <w:qFormat/>
    <w:pPr>
      <w:shd w:val="clear" w:color="auto" w:fill="F2F2F2"/>
      <w:adjustRightInd w:val="0"/>
      <w:snapToGrid w:val="0"/>
      <w:spacing w:before="0" w:after="0" w:line="240" w:lineRule="atLeast"/>
      <w:ind w:left="2126"/>
    </w:pPr>
    <w:rPr>
      <w:snapToGrid w:val="0"/>
      <w:spacing w:val="-1"/>
      <w:sz w:val="16"/>
      <w:szCs w:val="16"/>
    </w:rPr>
  </w:style>
  <w:style w:type="paragraph" w:customStyle="1" w:styleId="ItemList2">
    <w:name w:val="Item List_2"/>
    <w:basedOn w:val="ItemList0"/>
    <w:qFormat/>
    <w:pPr>
      <w:ind w:left="0"/>
    </w:pPr>
  </w:style>
  <w:style w:type="paragraph" w:customStyle="1" w:styleId="ItemList3">
    <w:name w:val="Item List_3"/>
    <w:basedOn w:val="ItemList2"/>
    <w:qFormat/>
    <w:pPr>
      <w:tabs>
        <w:tab w:val="left" w:pos="360"/>
      </w:tabs>
      <w:ind w:left="1134" w:hanging="510"/>
    </w:pPr>
  </w:style>
  <w:style w:type="paragraph" w:customStyle="1" w:styleId="itemstep">
    <w:name w:val="item step"/>
    <w:basedOn w:val="a7"/>
    <w:qFormat/>
    <w:pPr>
      <w:widowControl/>
      <w:tabs>
        <w:tab w:val="left" w:pos="420"/>
      </w:tabs>
      <w:spacing w:before="40" w:after="60" w:line="360" w:lineRule="auto"/>
      <w:ind w:left="420" w:firstLineChars="200" w:hanging="420"/>
    </w:pPr>
    <w:rPr>
      <w:rFonts w:ascii="Arial" w:eastAsia="宋体" w:hAnsi="Arial" w:cs="Arial"/>
      <w:sz w:val="24"/>
      <w:szCs w:val="20"/>
    </w:rPr>
  </w:style>
  <w:style w:type="paragraph" w:customStyle="1" w:styleId="ItemStep0">
    <w:name w:val="Item Step"/>
    <w:basedOn w:val="a7"/>
    <w:link w:val="ItemStepChar"/>
    <w:qFormat/>
    <w:pPr>
      <w:widowControl/>
      <w:tabs>
        <w:tab w:val="left" w:pos="992"/>
      </w:tabs>
      <w:spacing w:line="360" w:lineRule="auto"/>
      <w:ind w:left="482" w:hanging="482"/>
      <w:jc w:val="left"/>
      <w:outlineLvl w:val="4"/>
    </w:pPr>
    <w:rPr>
      <w:rFonts w:ascii="Arial" w:eastAsia="宋体" w:hAnsi="Arial" w:cs="Times New Roman"/>
      <w:kern w:val="0"/>
      <w:sz w:val="24"/>
    </w:rPr>
  </w:style>
  <w:style w:type="character" w:customStyle="1" w:styleId="ItemStepChar">
    <w:name w:val="Item Step Char"/>
    <w:link w:val="ItemStep0"/>
    <w:qFormat/>
    <w:rPr>
      <w:rFonts w:ascii="Arial" w:hAnsi="Arial"/>
      <w:sz w:val="24"/>
      <w:szCs w:val="24"/>
    </w:rPr>
  </w:style>
  <w:style w:type="paragraph" w:customStyle="1" w:styleId="ItemStepinTable">
    <w:name w:val="Item Step in Table"/>
    <w:link w:val="ItemStepinTableChar"/>
    <w:qFormat/>
    <w:pPr>
      <w:tabs>
        <w:tab w:val="left" w:pos="0"/>
      </w:tabs>
      <w:spacing w:line="360" w:lineRule="auto"/>
      <w:ind w:left="397" w:hanging="397"/>
    </w:pPr>
    <w:rPr>
      <w:rFonts w:ascii="Arial" w:hAnsi="Arial" w:cs="Arial"/>
      <w:sz w:val="24"/>
      <w:szCs w:val="18"/>
    </w:rPr>
  </w:style>
  <w:style w:type="character" w:customStyle="1" w:styleId="ItemStepinTableChar">
    <w:name w:val="Item Step in Table Char"/>
    <w:link w:val="ItemStepinTable"/>
    <w:qFormat/>
    <w:locked/>
    <w:rPr>
      <w:rFonts w:ascii="Arial" w:hAnsi="Arial" w:cs="Arial"/>
      <w:sz w:val="24"/>
      <w:szCs w:val="18"/>
    </w:rPr>
  </w:style>
  <w:style w:type="paragraph" w:customStyle="1" w:styleId="ItemStepinTable2">
    <w:name w:val="Item Step in Table_2"/>
    <w:uiPriority w:val="2"/>
    <w:qFormat/>
    <w:pPr>
      <w:tabs>
        <w:tab w:val="left" w:pos="397"/>
      </w:tabs>
      <w:spacing w:before="80" w:after="80"/>
      <w:ind w:left="680" w:hanging="283"/>
    </w:pPr>
    <w:rPr>
      <w:rFonts w:ascii="Arial" w:hAnsi="Arial" w:cs="Arial"/>
      <w:sz w:val="18"/>
      <w:szCs w:val="18"/>
    </w:rPr>
  </w:style>
  <w:style w:type="paragraph" w:customStyle="1" w:styleId="ItemStepinTable2F">
    <w:name w:val="Item Step in Table_2F"/>
    <w:uiPriority w:val="2"/>
    <w:qFormat/>
    <w:pPr>
      <w:tabs>
        <w:tab w:val="left" w:pos="0"/>
      </w:tabs>
      <w:spacing w:before="40" w:after="40"/>
      <w:ind w:left="397" w:hanging="397"/>
    </w:pPr>
    <w:rPr>
      <w:rFonts w:ascii="Arial" w:hAnsi="Arial" w:cs="Arial"/>
      <w:kern w:val="2"/>
      <w:sz w:val="18"/>
      <w:szCs w:val="18"/>
      <w:lang w:eastAsia="en-US"/>
    </w:rPr>
  </w:style>
  <w:style w:type="paragraph" w:customStyle="1" w:styleId="ItemStepinTable-2">
    <w:name w:val="Item Step in Table-2"/>
    <w:qFormat/>
    <w:pPr>
      <w:tabs>
        <w:tab w:val="left" w:pos="680"/>
      </w:tabs>
      <w:spacing w:before="40" w:after="40"/>
      <w:ind w:left="680" w:hanging="283"/>
    </w:pPr>
    <w:rPr>
      <w:rFonts w:ascii="Arial" w:hAnsi="Arial" w:cs="Arial"/>
      <w:sz w:val="18"/>
      <w:szCs w:val="18"/>
    </w:rPr>
  </w:style>
  <w:style w:type="paragraph" w:customStyle="1" w:styleId="ItemStep1">
    <w:name w:val="Item Step_1"/>
    <w:basedOn w:val="a7"/>
    <w:link w:val="ItemStep1Char"/>
    <w:qFormat/>
    <w:pPr>
      <w:widowControl/>
      <w:spacing w:line="360" w:lineRule="auto"/>
      <w:jc w:val="left"/>
      <w:outlineLvl w:val="4"/>
    </w:pPr>
    <w:rPr>
      <w:rFonts w:ascii="Arial" w:eastAsia="SimHei" w:hAnsi="Arial" w:cs="Times New Roman"/>
      <w:b/>
      <w:kern w:val="0"/>
      <w:sz w:val="28"/>
    </w:rPr>
  </w:style>
  <w:style w:type="character" w:customStyle="1" w:styleId="ItemStep1Char">
    <w:name w:val="Item Step_1 Char"/>
    <w:link w:val="ItemStep1"/>
    <w:qFormat/>
    <w:rPr>
      <w:rFonts w:ascii="Arial" w:eastAsia="SimHei" w:hAnsi="Arial"/>
      <w:b/>
      <w:sz w:val="28"/>
      <w:szCs w:val="24"/>
    </w:rPr>
  </w:style>
  <w:style w:type="paragraph" w:customStyle="1" w:styleId="ItemStep2">
    <w:name w:val="Item Step_2"/>
    <w:qFormat/>
    <w:pPr>
      <w:tabs>
        <w:tab w:val="left" w:pos="1418"/>
      </w:tabs>
      <w:spacing w:before="40" w:after="40"/>
      <w:ind w:left="1418" w:hanging="284"/>
      <w:outlineLvl w:val="5"/>
    </w:pPr>
    <w:rPr>
      <w:rFonts w:ascii="Arial" w:hAnsi="Arial"/>
      <w:sz w:val="21"/>
      <w:lang w:eastAsia="en-US"/>
    </w:rPr>
  </w:style>
  <w:style w:type="paragraph" w:customStyle="1" w:styleId="Itemstep20">
    <w:name w:val="Item step_2"/>
    <w:semiHidden/>
    <w:qFormat/>
    <w:pPr>
      <w:tabs>
        <w:tab w:val="left" w:pos="1418"/>
      </w:tabs>
      <w:spacing w:before="40" w:after="40"/>
      <w:ind w:left="1418" w:hanging="284"/>
      <w:outlineLvl w:val="7"/>
    </w:pPr>
    <w:rPr>
      <w:rFonts w:ascii="Arial" w:hAnsi="Arial"/>
      <w:sz w:val="21"/>
      <w:lang w:eastAsia="en-US"/>
    </w:rPr>
  </w:style>
  <w:style w:type="paragraph" w:customStyle="1" w:styleId="Itemstep3">
    <w:name w:val="Item step_3"/>
    <w:basedOn w:val="a7"/>
    <w:semiHidden/>
    <w:qFormat/>
    <w:pPr>
      <w:widowControl/>
      <w:tabs>
        <w:tab w:val="left" w:pos="1955"/>
      </w:tabs>
      <w:spacing w:before="80" w:after="40" w:line="240" w:lineRule="exact"/>
      <w:ind w:left="1956" w:firstLineChars="200" w:hanging="312"/>
      <w:jc w:val="left"/>
      <w:outlineLvl w:val="8"/>
    </w:pPr>
    <w:rPr>
      <w:rFonts w:ascii="Arial" w:eastAsia="宋体" w:hAnsi="Arial" w:cs="Times New Roman"/>
      <w:color w:val="000000"/>
      <w:kern w:val="0"/>
      <w:sz w:val="24"/>
      <w:szCs w:val="16"/>
      <w:lang w:eastAsia="en-US"/>
    </w:rPr>
  </w:style>
  <w:style w:type="paragraph" w:customStyle="1" w:styleId="ItemList10">
    <w:name w:val="Item_List1"/>
    <w:basedOn w:val="a7"/>
    <w:link w:val="ItemList1Char"/>
    <w:qFormat/>
    <w:pPr>
      <w:tabs>
        <w:tab w:val="left" w:pos="902"/>
      </w:tabs>
      <w:spacing w:line="360" w:lineRule="auto"/>
      <w:ind w:left="425" w:hanging="425"/>
    </w:pPr>
    <w:rPr>
      <w:rFonts w:eastAsia="宋体" w:cs="Times New Roman"/>
      <w:sz w:val="24"/>
    </w:rPr>
  </w:style>
  <w:style w:type="character" w:customStyle="1" w:styleId="ItemList1Char">
    <w:name w:val="Item_List1 Char"/>
    <w:link w:val="ItemList10"/>
    <w:qFormat/>
    <w:rPr>
      <w:kern w:val="2"/>
      <w:sz w:val="24"/>
      <w:szCs w:val="24"/>
    </w:rPr>
  </w:style>
  <w:style w:type="paragraph" w:customStyle="1" w:styleId="itemlistintable0">
    <w:name w:val="itemlistintable"/>
    <w:basedOn w:val="a7"/>
    <w:qFormat/>
    <w:pPr>
      <w:widowControl/>
      <w:spacing w:before="100" w:beforeAutospacing="1" w:after="100" w:afterAutospacing="1"/>
      <w:jc w:val="left"/>
    </w:pPr>
    <w:rPr>
      <w:rFonts w:ascii="宋体" w:eastAsia="宋体" w:hAnsi="宋体" w:cs="宋体"/>
      <w:kern w:val="0"/>
      <w:sz w:val="24"/>
    </w:rPr>
  </w:style>
  <w:style w:type="table" w:customStyle="1" w:styleId="LightList-Accent11">
    <w:name w:val="Light List - Accent 11"/>
    <w:basedOn w:val="a9"/>
    <w:uiPriority w:val="61"/>
    <w:qFormat/>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customStyle="1" w:styleId="ManualTitle1">
    <w:name w:val="Manual Title1"/>
    <w:semiHidden/>
    <w:qFormat/>
    <w:rPr>
      <w:rFonts w:ascii="Arial" w:eastAsia="SimHei" w:hAnsi="Arial"/>
      <w:sz w:val="30"/>
      <w:lang w:eastAsia="en-US"/>
    </w:rPr>
  </w:style>
  <w:style w:type="paragraph" w:customStyle="1" w:styleId="msolistparagraph0">
    <w:name w:val="msolistparagraph"/>
    <w:basedOn w:val="a7"/>
    <w:qFormat/>
    <w:pPr>
      <w:widowControl/>
      <w:topLinePunct/>
      <w:adjustRightInd w:val="0"/>
      <w:snapToGrid w:val="0"/>
      <w:spacing w:before="160" w:after="160" w:line="240" w:lineRule="atLeast"/>
      <w:ind w:left="1702" w:firstLineChars="200" w:firstLine="420"/>
      <w:jc w:val="left"/>
    </w:pPr>
    <w:rPr>
      <w:rFonts w:eastAsia="宋体" w:cs="Times New Roman"/>
      <w:sz w:val="24"/>
      <w:szCs w:val="21"/>
    </w:rPr>
  </w:style>
  <w:style w:type="paragraph" w:customStyle="1" w:styleId="NotesHeading">
    <w:name w:val="Notes Heading"/>
    <w:next w:val="NotesText"/>
    <w:link w:val="NotesHeadingCharChar"/>
    <w:uiPriority w:val="2"/>
    <w:qFormat/>
    <w:pPr>
      <w:keepNext/>
      <w:pBdr>
        <w:top w:val="single" w:sz="8" w:space="1" w:color="auto"/>
      </w:pBdr>
      <w:spacing w:before="40" w:after="40"/>
    </w:pPr>
    <w:rPr>
      <w:rFonts w:ascii="Arial" w:hAnsi="Arial" w:cs="Arial"/>
      <w:sz w:val="21"/>
      <w:lang w:eastAsia="en-US"/>
    </w:rPr>
  </w:style>
  <w:style w:type="paragraph" w:customStyle="1" w:styleId="NotesText">
    <w:name w:val="Notes Text"/>
    <w:link w:val="NotesTextCharChar"/>
    <w:qFormat/>
    <w:pPr>
      <w:keepNext/>
      <w:pBdr>
        <w:bottom w:val="single" w:sz="8" w:space="1" w:color="auto"/>
      </w:pBdr>
      <w:spacing w:before="40" w:after="40"/>
    </w:pPr>
    <w:rPr>
      <w:rFonts w:eastAsia="方正兰亭黑简体" w:cs="Arial"/>
      <w:sz w:val="21"/>
      <w:lang w:eastAsia="en-US"/>
    </w:rPr>
  </w:style>
  <w:style w:type="character" w:customStyle="1" w:styleId="NotesHeadingCharChar">
    <w:name w:val="Notes Heading Char Char"/>
    <w:link w:val="NotesHeading"/>
    <w:uiPriority w:val="2"/>
    <w:qFormat/>
    <w:rPr>
      <w:rFonts w:ascii="Arial" w:hAnsi="Arial" w:cs="Arial"/>
      <w:sz w:val="21"/>
      <w:lang w:eastAsia="en-US"/>
    </w:rPr>
  </w:style>
  <w:style w:type="paragraph" w:customStyle="1" w:styleId="NotesHeadinginTable">
    <w:name w:val="Notes Heading in Table"/>
    <w:next w:val="NotesTextinTable"/>
    <w:qFormat/>
    <w:pPr>
      <w:keepNext/>
      <w:spacing w:before="80" w:after="80"/>
    </w:pPr>
    <w:rPr>
      <w:rFonts w:ascii="Arial" w:hAnsi="Arial" w:cs="Arial"/>
      <w:sz w:val="18"/>
      <w:szCs w:val="18"/>
    </w:rPr>
  </w:style>
  <w:style w:type="paragraph" w:customStyle="1" w:styleId="NotesTextinTable">
    <w:name w:val="Notes Text in Table"/>
    <w:qFormat/>
    <w:pPr>
      <w:keepLines/>
      <w:spacing w:before="80" w:after="80"/>
    </w:pPr>
    <w:rPr>
      <w:rFonts w:ascii="Arial" w:eastAsia="楷体_GB2312" w:hAnsi="Arial" w:cs="Arial"/>
      <w:sz w:val="18"/>
      <w:szCs w:val="18"/>
    </w:rPr>
  </w:style>
  <w:style w:type="paragraph" w:customStyle="1" w:styleId="NotesHeading1">
    <w:name w:val="Notes Heading_1"/>
    <w:basedOn w:val="NotesHeading"/>
    <w:uiPriority w:val="2"/>
    <w:qFormat/>
    <w:pPr>
      <w:ind w:left="1134"/>
    </w:pPr>
  </w:style>
  <w:style w:type="paragraph" w:customStyle="1" w:styleId="NotesHeading2">
    <w:name w:val="Notes Heading_2"/>
    <w:basedOn w:val="NotesHeading"/>
    <w:uiPriority w:val="2"/>
    <w:qFormat/>
    <w:pPr>
      <w:ind w:left="1418"/>
    </w:pPr>
  </w:style>
  <w:style w:type="character" w:customStyle="1" w:styleId="NotesTextCharChar">
    <w:name w:val="Notes Text Char Char"/>
    <w:link w:val="NotesText"/>
    <w:qFormat/>
    <w:rPr>
      <w:rFonts w:eastAsia="方正兰亭黑简体" w:cs="Arial"/>
      <w:sz w:val="21"/>
      <w:lang w:eastAsia="en-US"/>
    </w:rPr>
  </w:style>
  <w:style w:type="paragraph" w:customStyle="1" w:styleId="NotesTextList">
    <w:name w:val="Notes Text List"/>
    <w:basedOn w:val="ItemListinTable"/>
    <w:link w:val="NotesTextListChar"/>
    <w:qFormat/>
    <w:pPr>
      <w:keepNext/>
      <w:pBdr>
        <w:bottom w:val="single" w:sz="8" w:space="1" w:color="auto"/>
      </w:pBdr>
      <w:tabs>
        <w:tab w:val="clear" w:pos="317"/>
      </w:tabs>
      <w:spacing w:before="40" w:after="40" w:line="240" w:lineRule="auto"/>
      <w:ind w:left="598" w:hanging="598"/>
    </w:pPr>
    <w:rPr>
      <w:rFonts w:eastAsia="楷体_GB2312"/>
      <w:sz w:val="21"/>
      <w:szCs w:val="18"/>
      <w:lang w:eastAsia="zh-CN"/>
    </w:rPr>
  </w:style>
  <w:style w:type="character" w:customStyle="1" w:styleId="NotesTextListChar">
    <w:name w:val="Notes Text List Char"/>
    <w:link w:val="NotesTextList"/>
    <w:qFormat/>
    <w:rPr>
      <w:rFonts w:ascii="Arial" w:eastAsia="楷体_GB2312" w:hAnsi="Arial" w:cs="Arial"/>
      <w:kern w:val="2"/>
      <w:sz w:val="21"/>
      <w:szCs w:val="18"/>
    </w:rPr>
  </w:style>
  <w:style w:type="paragraph" w:customStyle="1" w:styleId="NotesTextListinTable">
    <w:name w:val="Notes Text List in Table"/>
    <w:qFormat/>
    <w:pPr>
      <w:spacing w:before="80" w:after="80"/>
    </w:pPr>
    <w:rPr>
      <w:rFonts w:ascii="Arial" w:eastAsia="楷体_GB2312" w:hAnsi="Arial" w:cs="楷体_GB2312"/>
      <w:sz w:val="18"/>
      <w:szCs w:val="18"/>
    </w:rPr>
  </w:style>
  <w:style w:type="paragraph" w:customStyle="1" w:styleId="NotesTextList1">
    <w:name w:val="Notes Text List_1"/>
    <w:basedOn w:val="NotesTextList"/>
    <w:uiPriority w:val="2"/>
    <w:qFormat/>
    <w:pPr>
      <w:ind w:left="1531"/>
    </w:pPr>
  </w:style>
  <w:style w:type="paragraph" w:customStyle="1" w:styleId="NotesTextList2">
    <w:name w:val="Notes Text List_2"/>
    <w:basedOn w:val="NotesTextList"/>
    <w:uiPriority w:val="2"/>
    <w:qFormat/>
    <w:pPr>
      <w:ind w:left="1815"/>
    </w:pPr>
  </w:style>
  <w:style w:type="paragraph" w:customStyle="1" w:styleId="NotesText1">
    <w:name w:val="Notes Text_1"/>
    <w:basedOn w:val="NotesText"/>
    <w:uiPriority w:val="2"/>
    <w:qFormat/>
    <w:pPr>
      <w:ind w:left="1134"/>
    </w:pPr>
  </w:style>
  <w:style w:type="paragraph" w:customStyle="1" w:styleId="NotesText2">
    <w:name w:val="Notes Text_2"/>
    <w:basedOn w:val="NotesText"/>
    <w:uiPriority w:val="2"/>
    <w:qFormat/>
    <w:pPr>
      <w:ind w:left="1418"/>
    </w:pPr>
  </w:style>
  <w:style w:type="character" w:customStyle="1" w:styleId="notetitle">
    <w:name w:val="notetitle"/>
    <w:basedOn w:val="a8"/>
    <w:qFormat/>
  </w:style>
  <w:style w:type="character" w:customStyle="1" w:styleId="notetitle1">
    <w:name w:val="notetitle1"/>
    <w:qFormat/>
    <w:rPr>
      <w:b/>
      <w:bCs/>
    </w:rPr>
  </w:style>
  <w:style w:type="character" w:customStyle="1" w:styleId="noticetitle">
    <w:name w:val="noticetitle"/>
    <w:basedOn w:val="a8"/>
    <w:qFormat/>
  </w:style>
  <w:style w:type="character" w:customStyle="1" w:styleId="noticetitle1">
    <w:name w:val="noticetitle1"/>
    <w:qFormat/>
    <w:rPr>
      <w:b/>
      <w:bCs/>
    </w:rPr>
  </w:style>
  <w:style w:type="paragraph" w:customStyle="1" w:styleId="Outline">
    <w:name w:val="Outline"/>
    <w:basedOn w:val="a7"/>
    <w:semiHidden/>
    <w:qFormat/>
    <w:pPr>
      <w:widowControl/>
      <w:adjustRightInd w:val="0"/>
      <w:snapToGrid w:val="0"/>
      <w:spacing w:before="80" w:after="80" w:line="200" w:lineRule="atLeast"/>
      <w:ind w:left="709" w:firstLineChars="200" w:firstLine="480"/>
    </w:pPr>
    <w:rPr>
      <w:rFonts w:eastAsia="宋体" w:cs="Arial"/>
      <w:i/>
      <w:color w:val="0000FF"/>
      <w:kern w:val="0"/>
      <w:sz w:val="18"/>
      <w:szCs w:val="18"/>
    </w:rPr>
  </w:style>
  <w:style w:type="paragraph" w:customStyle="1" w:styleId="Pa10">
    <w:name w:val="Pa10"/>
    <w:basedOn w:val="Default"/>
    <w:next w:val="Default"/>
    <w:uiPriority w:val="99"/>
    <w:qFormat/>
    <w:pPr>
      <w:spacing w:line="201" w:lineRule="atLeast"/>
    </w:pPr>
    <w:rPr>
      <w:rFonts w:ascii="SimHei" w:eastAsia="SimHei" w:cs="Times New Roman"/>
      <w:color w:val="auto"/>
    </w:rPr>
  </w:style>
  <w:style w:type="paragraph" w:customStyle="1" w:styleId="Pa12">
    <w:name w:val="Pa12"/>
    <w:basedOn w:val="Default"/>
    <w:next w:val="Default"/>
    <w:uiPriority w:val="99"/>
    <w:qFormat/>
    <w:pPr>
      <w:spacing w:line="181" w:lineRule="atLeast"/>
    </w:pPr>
    <w:rPr>
      <w:rFonts w:ascii="SimHei" w:eastAsia="SimHei" w:cs="Times New Roman"/>
      <w:color w:val="auto"/>
    </w:rPr>
  </w:style>
  <w:style w:type="paragraph" w:customStyle="1" w:styleId="Pa16">
    <w:name w:val="Pa16"/>
    <w:basedOn w:val="Default"/>
    <w:next w:val="Default"/>
    <w:uiPriority w:val="99"/>
    <w:qFormat/>
    <w:pPr>
      <w:spacing w:line="181" w:lineRule="atLeast"/>
    </w:pPr>
    <w:rPr>
      <w:rFonts w:ascii="SimHei" w:eastAsia="SimHei" w:cs="Times New Roman"/>
      <w:color w:val="auto"/>
    </w:rPr>
  </w:style>
  <w:style w:type="paragraph" w:customStyle="1" w:styleId="Pa4">
    <w:name w:val="Pa4"/>
    <w:basedOn w:val="Default"/>
    <w:next w:val="Default"/>
    <w:uiPriority w:val="99"/>
    <w:qFormat/>
    <w:pPr>
      <w:spacing w:line="181" w:lineRule="atLeast"/>
    </w:pPr>
    <w:rPr>
      <w:rFonts w:ascii="SimHei" w:eastAsia="SimHei" w:cs="Times New Roman"/>
      <w:color w:val="auto"/>
    </w:rPr>
  </w:style>
  <w:style w:type="character" w:customStyle="1" w:styleId="parmname">
    <w:name w:val="parmname"/>
    <w:basedOn w:val="a8"/>
    <w:qFormat/>
  </w:style>
  <w:style w:type="character" w:customStyle="1" w:styleId="parmvalue">
    <w:name w:val="parmvalue"/>
    <w:basedOn w:val="a8"/>
    <w:qFormat/>
  </w:style>
  <w:style w:type="character" w:customStyle="1" w:styleId="Reference-R0G144B200">
    <w:name w:val="Reference-R0G144B200"/>
    <w:qFormat/>
    <w:rPr>
      <w:color w:val="0000FF"/>
      <w:u w:val="single"/>
    </w:rPr>
  </w:style>
  <w:style w:type="table" w:customStyle="1" w:styleId="RemarksTable">
    <w:name w:val="Remarks Table"/>
    <w:basedOn w:val="affff0"/>
    <w:qFormat/>
    <w:pPr>
      <w:widowControl w:val="0"/>
      <w:adjustRightInd w:val="0"/>
      <w:snapToGrid w:val="0"/>
      <w:spacing w:before="0" w:after="0"/>
    </w:pPr>
    <w:rPr>
      <w:rFonts w:cs="Arial"/>
      <w:sz w:val="21"/>
      <w:szCs w:val="21"/>
    </w:rPr>
    <w:tblPr/>
    <w:trPr>
      <w:cantSplit/>
    </w:trPr>
  </w:style>
  <w:style w:type="paragraph" w:customStyle="1" w:styleId="RJ-">
    <w:name w:val="RJ-正文"/>
    <w:basedOn w:val="a7"/>
    <w:next w:val="a7"/>
    <w:link w:val="RJ-Char"/>
    <w:qFormat/>
    <w:pPr>
      <w:widowControl/>
      <w:spacing w:before="40" w:after="40" w:line="360" w:lineRule="auto"/>
      <w:ind w:left="624" w:firstLineChars="200" w:firstLine="360"/>
    </w:pPr>
    <w:rPr>
      <w:rFonts w:ascii="Arial" w:eastAsia="宋体" w:hAnsi="Arial" w:cs="Arial"/>
      <w:szCs w:val="20"/>
    </w:rPr>
  </w:style>
  <w:style w:type="character" w:customStyle="1" w:styleId="RJ-Char">
    <w:name w:val="RJ-正文 Char"/>
    <w:link w:val="RJ-"/>
    <w:qFormat/>
    <w:locked/>
    <w:rPr>
      <w:rFonts w:ascii="Arial" w:hAnsi="Arial" w:cs="Arial"/>
      <w:kern w:val="2"/>
      <w:sz w:val="21"/>
    </w:rPr>
  </w:style>
  <w:style w:type="paragraph" w:customStyle="1" w:styleId="Spacer">
    <w:name w:val="Spacer"/>
    <w:next w:val="a7"/>
    <w:link w:val="SpacerChar"/>
    <w:qFormat/>
    <w:pPr>
      <w:spacing w:after="60" w:line="120" w:lineRule="exact"/>
      <w:ind w:left="879"/>
    </w:pPr>
    <w:rPr>
      <w:rFonts w:ascii="Arial" w:hAnsi="Arial" w:cs="Futura Bk"/>
      <w:color w:val="000000"/>
      <w:sz w:val="12"/>
      <w:szCs w:val="12"/>
      <w:lang w:eastAsia="en-US"/>
    </w:rPr>
  </w:style>
  <w:style w:type="character" w:customStyle="1" w:styleId="SpacerChar">
    <w:name w:val="Spacer Char"/>
    <w:link w:val="Spacer"/>
    <w:qFormat/>
    <w:rPr>
      <w:rFonts w:ascii="Arial" w:hAnsi="Arial" w:cs="Futura Bk"/>
      <w:color w:val="000000"/>
      <w:sz w:val="12"/>
      <w:szCs w:val="12"/>
      <w:lang w:eastAsia="en-US"/>
    </w:rPr>
  </w:style>
  <w:style w:type="paragraph" w:customStyle="1" w:styleId="Step0">
    <w:name w:val="Step"/>
    <w:basedOn w:val="a7"/>
    <w:link w:val="StepChar"/>
    <w:qFormat/>
    <w:pPr>
      <w:widowControl/>
      <w:tabs>
        <w:tab w:val="left" w:pos="1701"/>
      </w:tabs>
      <w:topLinePunct/>
      <w:adjustRightInd w:val="0"/>
      <w:snapToGrid w:val="0"/>
      <w:spacing w:before="160" w:after="160" w:line="240" w:lineRule="atLeast"/>
      <w:ind w:left="1701" w:firstLineChars="200" w:hanging="159"/>
      <w:jc w:val="left"/>
      <w:outlineLvl w:val="5"/>
    </w:pPr>
    <w:rPr>
      <w:rFonts w:eastAsia="宋体" w:cs="Arial"/>
      <w:snapToGrid w:val="0"/>
      <w:kern w:val="0"/>
      <w:sz w:val="24"/>
      <w:szCs w:val="21"/>
    </w:rPr>
  </w:style>
  <w:style w:type="character" w:customStyle="1" w:styleId="StepChar">
    <w:name w:val="Step Char"/>
    <w:link w:val="Step0"/>
    <w:qFormat/>
    <w:rPr>
      <w:rFonts w:cs="Arial"/>
      <w:snapToGrid w:val="0"/>
      <w:sz w:val="24"/>
      <w:szCs w:val="21"/>
    </w:rPr>
  </w:style>
  <w:style w:type="paragraph" w:customStyle="1" w:styleId="Style5">
    <w:name w:val="Style5"/>
    <w:basedOn w:val="3"/>
    <w:qFormat/>
    <w:pPr>
      <w:numPr>
        <w:ilvl w:val="0"/>
        <w:numId w:val="0"/>
      </w:numPr>
      <w:snapToGrid w:val="0"/>
      <w:spacing w:beforeLines="100" w:before="317" w:after="158" w:line="276" w:lineRule="auto"/>
    </w:pPr>
    <w:rPr>
      <w:rFonts w:ascii="方正兰亭黑简体" w:eastAsia="方正兰亭黑简体" w:hAnsi="方正兰亭黑简体"/>
      <w:sz w:val="30"/>
      <w:szCs w:val="30"/>
    </w:rPr>
  </w:style>
  <w:style w:type="paragraph" w:customStyle="1" w:styleId="Style6">
    <w:name w:val="Style6"/>
    <w:basedOn w:val="3"/>
    <w:qFormat/>
    <w:pPr>
      <w:numPr>
        <w:ilvl w:val="0"/>
        <w:numId w:val="0"/>
      </w:numPr>
      <w:snapToGrid w:val="0"/>
      <w:spacing w:beforeLines="100" w:before="317" w:after="158" w:line="276" w:lineRule="auto"/>
    </w:pPr>
    <w:rPr>
      <w:rFonts w:ascii="方正兰亭黑简体" w:eastAsia="方正兰亭黑简体" w:hAnsi="方正兰亭黑简体"/>
      <w:sz w:val="30"/>
      <w:szCs w:val="30"/>
    </w:rPr>
  </w:style>
  <w:style w:type="paragraph" w:customStyle="1" w:styleId="SubItemList">
    <w:name w:val="Sub Item List"/>
    <w:basedOn w:val="a7"/>
    <w:link w:val="SubItemListChar"/>
    <w:qFormat/>
    <w:pPr>
      <w:widowControl/>
      <w:numPr>
        <w:numId w:val="14"/>
      </w:numPr>
      <w:topLinePunct/>
      <w:adjustRightInd w:val="0"/>
      <w:snapToGrid w:val="0"/>
      <w:spacing w:before="80" w:after="80" w:line="240" w:lineRule="atLeast"/>
      <w:ind w:firstLineChars="200" w:firstLine="200"/>
      <w:jc w:val="left"/>
    </w:pPr>
    <w:rPr>
      <w:rFonts w:eastAsia="宋体" w:cs="Arial"/>
      <w:sz w:val="24"/>
      <w:szCs w:val="21"/>
    </w:rPr>
  </w:style>
  <w:style w:type="character" w:customStyle="1" w:styleId="SubItemListChar">
    <w:name w:val="Sub Item List Char"/>
    <w:link w:val="SubItemList"/>
    <w:qFormat/>
    <w:rPr>
      <w:rFonts w:cs="Arial"/>
      <w:kern w:val="2"/>
      <w:sz w:val="24"/>
      <w:szCs w:val="21"/>
    </w:rPr>
  </w:style>
  <w:style w:type="paragraph" w:customStyle="1" w:styleId="SubItemListText">
    <w:name w:val="Sub Item List Text"/>
    <w:link w:val="SubItemListTextChar"/>
    <w:qFormat/>
    <w:pPr>
      <w:adjustRightInd w:val="0"/>
      <w:snapToGrid w:val="0"/>
      <w:spacing w:before="80" w:after="80" w:line="240" w:lineRule="atLeast"/>
      <w:ind w:left="2410"/>
    </w:pPr>
    <w:rPr>
      <w:kern w:val="2"/>
      <w:sz w:val="21"/>
      <w:szCs w:val="21"/>
    </w:rPr>
  </w:style>
  <w:style w:type="character" w:customStyle="1" w:styleId="SubItemListTextChar">
    <w:name w:val="Sub Item List Text Char"/>
    <w:link w:val="SubItemListText"/>
    <w:qFormat/>
    <w:rPr>
      <w:kern w:val="2"/>
      <w:sz w:val="21"/>
      <w:szCs w:val="21"/>
    </w:rPr>
  </w:style>
  <w:style w:type="paragraph" w:customStyle="1" w:styleId="SubItemListTextTD">
    <w:name w:val="Sub Item List Text TD"/>
    <w:basedOn w:val="TerminalDisplay"/>
    <w:qFormat/>
    <w:pPr>
      <w:shd w:val="clear" w:color="auto" w:fill="F2F2F2"/>
      <w:adjustRightInd w:val="0"/>
      <w:snapToGrid w:val="0"/>
      <w:spacing w:before="0" w:after="0" w:line="240" w:lineRule="atLeast"/>
      <w:ind w:left="2410"/>
    </w:pPr>
    <w:rPr>
      <w:snapToGrid w:val="0"/>
      <w:spacing w:val="-1"/>
      <w:sz w:val="16"/>
      <w:szCs w:val="16"/>
    </w:rPr>
  </w:style>
  <w:style w:type="character" w:customStyle="1" w:styleId="SubScript">
    <w:name w:val="SubScript"/>
    <w:qFormat/>
    <w:rPr>
      <w:vertAlign w:val="subscript"/>
    </w:rPr>
  </w:style>
  <w:style w:type="character" w:customStyle="1" w:styleId="Superscript">
    <w:name w:val="Superscript"/>
    <w:qFormat/>
    <w:rPr>
      <w:vertAlign w:val="superscript"/>
    </w:rPr>
  </w:style>
  <w:style w:type="table" w:customStyle="1" w:styleId="Table">
    <w:name w:val="Table"/>
    <w:basedOn w:val="a9"/>
    <w:qFormat/>
    <w:tblPr>
      <w:tblBorders>
        <w:top w:val="single" w:sz="4" w:space="0" w:color="auto"/>
        <w:bottom w:val="single" w:sz="4" w:space="0" w:color="auto"/>
        <w:insideH w:val="single" w:sz="4" w:space="0" w:color="808080"/>
        <w:insideV w:val="single" w:sz="4" w:space="0" w:color="808080"/>
      </w:tblBorders>
    </w:tblPr>
    <w:tcPr>
      <w:vAlign w:val="center"/>
    </w:tcPr>
    <w:tblStylePr w:type="firstRow">
      <w:tblPr/>
      <w:tcPr>
        <w:tcBorders>
          <w:top w:val="single" w:sz="4" w:space="0" w:color="auto"/>
          <w:left w:val="nil"/>
          <w:bottom w:val="single" w:sz="4" w:space="0" w:color="808080"/>
          <w:right w:val="nil"/>
          <w:insideH w:val="nil"/>
          <w:insideV w:val="single" w:sz="4" w:space="0" w:color="auto"/>
          <w:tl2br w:val="nil"/>
          <w:tr2bl w:val="nil"/>
        </w:tcBorders>
        <w:shd w:val="clear" w:color="auto" w:fill="D9D9D9"/>
      </w:tcPr>
    </w:tblStylePr>
  </w:style>
  <w:style w:type="paragraph" w:customStyle="1" w:styleId="TableHeading0">
    <w:name w:val="Table Heading"/>
    <w:basedOn w:val="a7"/>
    <w:link w:val="TableHeadingChar0"/>
    <w:qFormat/>
    <w:pPr>
      <w:keepNext/>
      <w:widowControl/>
      <w:spacing w:line="360" w:lineRule="auto"/>
      <w:jc w:val="center"/>
    </w:pPr>
    <w:rPr>
      <w:rFonts w:eastAsia="宋体" w:cs="Arial Narrow"/>
      <w:b/>
      <w:bCs/>
      <w:sz w:val="24"/>
    </w:rPr>
  </w:style>
  <w:style w:type="character" w:customStyle="1" w:styleId="TableHeadingChar0">
    <w:name w:val="Table Heading Char"/>
    <w:link w:val="TableHeading0"/>
    <w:qFormat/>
    <w:rPr>
      <w:rFonts w:cs="Arial Narrow"/>
      <w:b/>
      <w:bCs/>
      <w:kern w:val="2"/>
      <w:sz w:val="24"/>
      <w:szCs w:val="24"/>
    </w:rPr>
  </w:style>
  <w:style w:type="paragraph" w:customStyle="1" w:styleId="table0">
    <w:name w:val="table"/>
    <w:basedOn w:val="TableHeading0"/>
    <w:link w:val="tableChar"/>
    <w:qFormat/>
    <w:pPr>
      <w:widowControl w:val="0"/>
      <w:spacing w:before="156" w:after="156"/>
    </w:pPr>
  </w:style>
  <w:style w:type="character" w:customStyle="1" w:styleId="tableChar">
    <w:name w:val="table Char"/>
    <w:link w:val="table0"/>
    <w:qFormat/>
    <w:locked/>
    <w:rPr>
      <w:rFonts w:cs="Arial Narrow"/>
      <w:b/>
      <w:bCs/>
      <w:kern w:val="2"/>
      <w:sz w:val="24"/>
      <w:szCs w:val="24"/>
    </w:rPr>
  </w:style>
  <w:style w:type="paragraph" w:customStyle="1" w:styleId="TableCommand">
    <w:name w:val="Table Command"/>
    <w:basedOn w:val="a7"/>
    <w:qFormat/>
    <w:pPr>
      <w:autoSpaceDE w:val="0"/>
      <w:autoSpaceDN w:val="0"/>
      <w:adjustRightInd w:val="0"/>
      <w:spacing w:before="40" w:after="312" w:line="360" w:lineRule="auto"/>
      <w:ind w:left="624" w:firstLineChars="200" w:firstLine="480"/>
      <w:jc w:val="left"/>
    </w:pPr>
    <w:rPr>
      <w:rFonts w:ascii="宋体" w:eastAsia="宋体" w:hAnsi="宋体" w:cs="Arial"/>
      <w:iCs/>
      <w:color w:val="333333"/>
      <w:sz w:val="18"/>
      <w:szCs w:val="18"/>
    </w:rPr>
  </w:style>
  <w:style w:type="paragraph" w:customStyle="1" w:styleId="TableDesc">
    <w:name w:val="Table Desc"/>
    <w:basedOn w:val="a7"/>
    <w:link w:val="TableDescChar"/>
    <w:qFormat/>
    <w:pPr>
      <w:spacing w:line="300" w:lineRule="auto"/>
      <w:ind w:leftChars="300" w:left="300"/>
    </w:pPr>
    <w:rPr>
      <w:rFonts w:ascii="Verdana" w:eastAsia="SimHei" w:hAnsi="Verdana" w:cs="Times New Roman"/>
      <w:sz w:val="20"/>
      <w:szCs w:val="22"/>
    </w:rPr>
  </w:style>
  <w:style w:type="character" w:customStyle="1" w:styleId="TableDescChar">
    <w:name w:val="Table Desc Char"/>
    <w:basedOn w:val="a8"/>
    <w:link w:val="TableDesc"/>
    <w:qFormat/>
    <w:rPr>
      <w:rFonts w:ascii="Verdana" w:eastAsia="SimHei" w:hAnsi="Verdana"/>
      <w:kern w:val="2"/>
      <w:szCs w:val="22"/>
    </w:rPr>
  </w:style>
  <w:style w:type="paragraph" w:customStyle="1" w:styleId="TableDescriptioninAppendix">
    <w:name w:val="Table Description in Appendix"/>
    <w:basedOn w:val="TableDescription"/>
    <w:next w:val="a7"/>
    <w:qFormat/>
    <w:pPr>
      <w:numPr>
        <w:ilvl w:val="8"/>
        <w:numId w:val="15"/>
      </w:numPr>
      <w:tabs>
        <w:tab w:val="left" w:pos="360"/>
      </w:tabs>
      <w:adjustRightInd w:val="0"/>
      <w:snapToGrid w:val="0"/>
      <w:spacing w:before="320" w:line="240" w:lineRule="atLeast"/>
      <w:ind w:left="425" w:hanging="425"/>
      <w:outlineLvl w:val="8"/>
    </w:pPr>
    <w:rPr>
      <w:rFonts w:ascii="Times New Roman" w:hAnsi="Times New Roman"/>
      <w:spacing w:val="-4"/>
      <w:kern w:val="2"/>
    </w:rPr>
  </w:style>
  <w:style w:type="paragraph" w:customStyle="1" w:styleId="TableDescriptionIndent1">
    <w:name w:val="Table Description Indent_1"/>
    <w:basedOn w:val="TableDescription"/>
    <w:next w:val="a7"/>
    <w:uiPriority w:val="2"/>
    <w:qFormat/>
    <w:pPr>
      <w:ind w:left="0" w:firstLine="0"/>
    </w:pPr>
  </w:style>
  <w:style w:type="paragraph" w:customStyle="1" w:styleId="TableDescriptionIndent2">
    <w:name w:val="Table Description Indent_2"/>
    <w:basedOn w:val="TableDescription"/>
    <w:next w:val="a7"/>
    <w:uiPriority w:val="2"/>
    <w:qFormat/>
    <w:pPr>
      <w:ind w:left="1418"/>
    </w:pPr>
  </w:style>
  <w:style w:type="paragraph" w:customStyle="1" w:styleId="TableHeading9">
    <w:name w:val="Table Heading +9磅"/>
    <w:basedOn w:val="TableHeading0"/>
    <w:qFormat/>
    <w:pPr>
      <w:autoSpaceDE w:val="0"/>
      <w:autoSpaceDN w:val="0"/>
      <w:jc w:val="left"/>
      <w:textAlignment w:val="bottom"/>
    </w:pPr>
    <w:rPr>
      <w:rFonts w:cs="Arial"/>
      <w:b w:val="0"/>
      <w:bCs w:val="0"/>
      <w:szCs w:val="18"/>
    </w:rPr>
  </w:style>
  <w:style w:type="paragraph" w:customStyle="1" w:styleId="TableHeadingleft">
    <w:name w:val="Table Heading left"/>
    <w:basedOn w:val="TableHeading0"/>
    <w:qFormat/>
    <w:pPr>
      <w:widowControl w:val="0"/>
      <w:spacing w:before="80" w:after="80" w:line="240" w:lineRule="auto"/>
      <w:jc w:val="left"/>
    </w:pPr>
    <w:rPr>
      <w:rFonts w:ascii="Arial" w:eastAsia="SimHei" w:hAnsi="Arial"/>
      <w:b w:val="0"/>
      <w:kern w:val="0"/>
      <w:sz w:val="18"/>
      <w:szCs w:val="20"/>
    </w:rPr>
  </w:style>
  <w:style w:type="paragraph" w:customStyle="1" w:styleId="TableHeadingStep">
    <w:name w:val="Table Heading Step"/>
    <w:basedOn w:val="a7"/>
    <w:qFormat/>
    <w:pPr>
      <w:autoSpaceDE w:val="0"/>
      <w:autoSpaceDN w:val="0"/>
      <w:adjustRightInd w:val="0"/>
      <w:spacing w:before="40" w:after="40" w:line="360" w:lineRule="auto"/>
      <w:ind w:left="624" w:firstLineChars="200" w:firstLine="480"/>
      <w:jc w:val="left"/>
    </w:pPr>
    <w:rPr>
      <w:rFonts w:ascii="Impact" w:eastAsia="宋体" w:hAnsi="Impact" w:cs="Arial"/>
      <w:bCs/>
      <w:color w:val="000000"/>
      <w:sz w:val="18"/>
      <w:szCs w:val="18"/>
    </w:rPr>
  </w:style>
  <w:style w:type="paragraph" w:customStyle="1" w:styleId="TableHeading1">
    <w:name w:val="Table Heading_1"/>
    <w:basedOn w:val="TableHeading0"/>
    <w:uiPriority w:val="2"/>
    <w:qFormat/>
  </w:style>
  <w:style w:type="paragraph" w:customStyle="1" w:styleId="TableHeading2">
    <w:name w:val="Table Heading_2"/>
    <w:basedOn w:val="TableHeading0"/>
    <w:uiPriority w:val="2"/>
    <w:qFormat/>
  </w:style>
  <w:style w:type="table" w:customStyle="1" w:styleId="TableIndent1">
    <w:name w:val="Table Indent_1"/>
    <w:basedOn w:val="Table"/>
    <w:uiPriority w:val="99"/>
    <w:qFormat/>
    <w:tblPr/>
    <w:tblStylePr w:type="firstRow">
      <w:tblPr/>
      <w:tcPr>
        <w:tcBorders>
          <w:top w:val="single" w:sz="4" w:space="0" w:color="auto"/>
          <w:left w:val="nil"/>
          <w:bottom w:val="single" w:sz="4" w:space="0" w:color="808080"/>
          <w:right w:val="nil"/>
          <w:insideH w:val="nil"/>
          <w:insideV w:val="single" w:sz="4" w:space="0" w:color="auto"/>
          <w:tl2br w:val="nil"/>
          <w:tr2bl w:val="nil"/>
        </w:tcBorders>
        <w:shd w:val="clear" w:color="auto" w:fill="D9D9D9"/>
      </w:tcPr>
    </w:tblStylePr>
  </w:style>
  <w:style w:type="table" w:customStyle="1" w:styleId="TableIndent2">
    <w:name w:val="Table Indent_2"/>
    <w:basedOn w:val="Table"/>
    <w:uiPriority w:val="99"/>
    <w:qFormat/>
    <w:tblPr/>
    <w:tblStylePr w:type="firstRow">
      <w:tblPr/>
      <w:tcPr>
        <w:tcBorders>
          <w:top w:val="single" w:sz="4" w:space="0" w:color="auto"/>
          <w:left w:val="nil"/>
          <w:bottom w:val="single" w:sz="4" w:space="0" w:color="808080"/>
          <w:right w:val="nil"/>
          <w:insideH w:val="nil"/>
          <w:insideV w:val="single" w:sz="4" w:space="0" w:color="auto"/>
          <w:tl2br w:val="nil"/>
          <w:tr2bl w:val="nil"/>
        </w:tcBorders>
        <w:shd w:val="clear" w:color="auto" w:fill="D9D9D9"/>
      </w:tcPr>
    </w:tblStylePr>
  </w:style>
  <w:style w:type="paragraph" w:customStyle="1" w:styleId="tablelongjing">
    <w:name w:val="table longjing"/>
    <w:basedOn w:val="a7"/>
    <w:link w:val="tablelongjing0"/>
    <w:qFormat/>
    <w:pPr>
      <w:spacing w:line="360" w:lineRule="auto"/>
      <w:jc w:val="center"/>
    </w:pPr>
    <w:rPr>
      <w:rFonts w:eastAsia="宋体" w:cs="Times New Roman"/>
      <w:b/>
      <w:sz w:val="24"/>
    </w:rPr>
  </w:style>
  <w:style w:type="character" w:customStyle="1" w:styleId="tablelongjing0">
    <w:name w:val="table longjing 字符"/>
    <w:link w:val="tablelongjing"/>
    <w:qFormat/>
    <w:rPr>
      <w:b/>
      <w:kern w:val="2"/>
      <w:sz w:val="24"/>
      <w:szCs w:val="24"/>
    </w:rPr>
  </w:style>
  <w:style w:type="table" w:customStyle="1" w:styleId="TableNoFrame">
    <w:name w:val="Table No Frame"/>
    <w:basedOn w:val="affff0"/>
    <w:semiHidden/>
    <w:qFormat/>
    <w:pPr>
      <w:widowControl w:val="0"/>
      <w:spacing w:before="0" w:after="0"/>
    </w:pPr>
    <w:tblPr/>
    <w:trPr>
      <w:cantSplit/>
    </w:trPr>
  </w:style>
  <w:style w:type="table" w:customStyle="1" w:styleId="Tablenohead">
    <w:name w:val="Table no head"/>
    <w:basedOn w:val="a9"/>
    <w:uiPriority w:val="99"/>
    <w:qFormat/>
    <w:pPr>
      <w:spacing w:before="80" w:after="80"/>
    </w:pPr>
    <w:rPr>
      <w:rFonts w:ascii="Arial" w:hAnsi="Arial"/>
    </w:rPr>
    <w:tblPr>
      <w:tblBorders>
        <w:top w:val="single" w:sz="4" w:space="0" w:color="auto"/>
        <w:bottom w:val="single" w:sz="4" w:space="0" w:color="auto"/>
        <w:insideH w:val="single" w:sz="4" w:space="0" w:color="808080"/>
        <w:insideV w:val="single" w:sz="4" w:space="0" w:color="808080"/>
      </w:tblBorders>
    </w:tblPr>
    <w:tcPr>
      <w:vAlign w:val="center"/>
    </w:tcPr>
  </w:style>
  <w:style w:type="paragraph" w:customStyle="1" w:styleId="TableNote">
    <w:name w:val="Table Note"/>
    <w:basedOn w:val="a7"/>
    <w:qFormat/>
    <w:pPr>
      <w:widowControl/>
      <w:topLinePunct/>
      <w:adjustRightInd w:val="0"/>
      <w:snapToGrid w:val="0"/>
      <w:spacing w:before="80" w:after="80" w:line="240" w:lineRule="atLeast"/>
      <w:ind w:left="1701" w:firstLineChars="200" w:firstLine="480"/>
      <w:jc w:val="left"/>
    </w:pPr>
    <w:rPr>
      <w:rFonts w:eastAsia="宋体" w:cs="Arial"/>
      <w:sz w:val="18"/>
      <w:szCs w:val="18"/>
    </w:rPr>
  </w:style>
  <w:style w:type="table" w:customStyle="1" w:styleId="Table1">
    <w:name w:val="Table1"/>
    <w:basedOn w:val="a9"/>
    <w:uiPriority w:val="99"/>
    <w:qFormat/>
    <w:pPr>
      <w:spacing w:line="360" w:lineRule="auto"/>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Times New Roman" w:eastAsia="宋体" w:hAnsi="Times New Roman"/>
        <w:b/>
        <w:i w:val="0"/>
        <w:sz w:val="24"/>
      </w:rPr>
      <w:tblPr/>
      <w:tcPr>
        <w:shd w:val="clear" w:color="auto" w:fill="D9D9D9"/>
        <w:vAlign w:val="center"/>
      </w:tcPr>
    </w:tblStylePr>
  </w:style>
  <w:style w:type="table" w:customStyle="1" w:styleId="Table11">
    <w:name w:val="Table11"/>
    <w:basedOn w:val="affff4"/>
    <w:uiPriority w:val="99"/>
    <w:qFormat/>
    <w:pPr>
      <w:widowControl w:val="0"/>
      <w:spacing w:before="0" w:after="0" w:line="360" w:lineRule="auto"/>
      <w:ind w:left="0"/>
    </w:pPr>
    <w:rPr>
      <w:rFonts w:cs="Arial"/>
      <w:sz w:val="24"/>
    </w:rPr>
    <w:tblPr>
      <w:jc w:val="center"/>
    </w:tblPr>
    <w:trPr>
      <w:cantSplit/>
      <w:tblHeader/>
      <w:jc w:val="center"/>
    </w:trPr>
    <w:tcPr>
      <w:shd w:val="clear" w:color="auto" w:fill="auto"/>
    </w:tcPr>
    <w:tblStylePr w:type="firstRow">
      <w:rPr>
        <w:b w:val="0"/>
        <w:bCs w:val="0"/>
        <w:i w:val="0"/>
        <w:iCs w:val="0"/>
        <w:color w:val="auto"/>
        <w:sz w:val="20"/>
        <w:szCs w:val="20"/>
      </w:rPr>
      <w:tblPr/>
      <w:tcPr>
        <w:tcBorders>
          <w:tl2br w:val="nil"/>
          <w:tr2bl w:val="nil"/>
        </w:tcBorders>
        <w:shd w:val="clear" w:color="auto" w:fill="D9D9D9"/>
      </w:tcPr>
    </w:tblStylePr>
  </w:style>
  <w:style w:type="table" w:customStyle="1" w:styleId="Table111">
    <w:name w:val="Table111"/>
    <w:basedOn w:val="affff4"/>
    <w:uiPriority w:val="99"/>
    <w:qFormat/>
    <w:pPr>
      <w:widowControl w:val="0"/>
      <w:spacing w:before="0" w:after="0"/>
      <w:ind w:left="0"/>
      <w:jc w:val="left"/>
    </w:pPr>
    <w:rPr>
      <w:rFonts w:cs="Arial"/>
    </w:rPr>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tabletext1">
    <w:name w:val="tabletext"/>
    <w:basedOn w:val="a7"/>
    <w:qFormat/>
    <w:pPr>
      <w:widowControl/>
      <w:spacing w:before="100" w:beforeAutospacing="1" w:after="100" w:afterAutospacing="1"/>
      <w:jc w:val="left"/>
    </w:pPr>
    <w:rPr>
      <w:rFonts w:ascii="宋体" w:eastAsia="宋体" w:hAnsi="宋体" w:cs="宋体"/>
      <w:kern w:val="0"/>
      <w:sz w:val="24"/>
    </w:rPr>
  </w:style>
  <w:style w:type="paragraph" w:customStyle="1" w:styleId="TerminalDisplayinTable">
    <w:name w:val="Terminal Display in Table"/>
    <w:qFormat/>
    <w:rPr>
      <w:rFonts w:ascii="Courier New" w:hAnsi="Courier New" w:cs="Courier New"/>
      <w:sz w:val="17"/>
      <w:szCs w:val="17"/>
    </w:rPr>
  </w:style>
  <w:style w:type="paragraph" w:customStyle="1" w:styleId="TerminalDisplayIndent1">
    <w:name w:val="Terminal Display Indent_1"/>
    <w:basedOn w:val="TerminalDisplay"/>
    <w:qFormat/>
    <w:pPr>
      <w:ind w:left="1134"/>
    </w:pPr>
  </w:style>
  <w:style w:type="paragraph" w:customStyle="1" w:styleId="TerminalDisplayIndent2">
    <w:name w:val="Terminal Display Indent_2"/>
    <w:basedOn w:val="TerminalDisplay"/>
    <w:qFormat/>
    <w:pPr>
      <w:ind w:left="1418"/>
    </w:pPr>
  </w:style>
  <w:style w:type="character" w:customStyle="1" w:styleId="TerminalDisplayshading">
    <w:name w:val="Terminal Display shading"/>
    <w:qFormat/>
    <w:rPr>
      <w:rFonts w:ascii="Courier New" w:hAnsi="Courier New"/>
      <w:sz w:val="17"/>
      <w:shd w:val="clear" w:color="auto" w:fill="D9D9D9"/>
    </w:rPr>
  </w:style>
  <w:style w:type="paragraph" w:customStyle="1" w:styleId="text1">
    <w:name w:val="text"/>
    <w:basedOn w:val="a7"/>
    <w:link w:val="textChar"/>
    <w:qFormat/>
    <w:pPr>
      <w:spacing w:line="360" w:lineRule="auto"/>
      <w:ind w:firstLineChars="200" w:firstLine="200"/>
    </w:pPr>
    <w:rPr>
      <w:rFonts w:eastAsia="宋体" w:cs="Times New Roman"/>
      <w:sz w:val="24"/>
    </w:rPr>
  </w:style>
  <w:style w:type="character" w:customStyle="1" w:styleId="textChar">
    <w:name w:val="text Char"/>
    <w:basedOn w:val="a8"/>
    <w:link w:val="text1"/>
    <w:qFormat/>
    <w:rPr>
      <w:kern w:val="2"/>
      <w:sz w:val="24"/>
      <w:szCs w:val="24"/>
    </w:rPr>
  </w:style>
  <w:style w:type="paragraph" w:customStyle="1" w:styleId="TOC">
    <w:name w:val="TOC"/>
    <w:next w:val="a7"/>
    <w:qFormat/>
    <w:pPr>
      <w:keepNext/>
      <w:snapToGrid w:val="0"/>
      <w:spacing w:before="480" w:after="360"/>
      <w:jc w:val="center"/>
    </w:pPr>
    <w:rPr>
      <w:rFonts w:ascii="Arial" w:eastAsia="SimHei" w:hAnsi="Arial" w:cs="Arial"/>
      <w:bCs/>
      <w:color w:val="800000"/>
      <w:sz w:val="36"/>
      <w:szCs w:val="40"/>
    </w:rPr>
  </w:style>
  <w:style w:type="paragraph" w:customStyle="1" w:styleId="TOC10">
    <w:name w:val="TOC 标题1"/>
    <w:basedOn w:val="11"/>
    <w:next w:val="a7"/>
    <w:uiPriority w:val="39"/>
    <w:unhideWhenUsed/>
    <w:qFormat/>
    <w:pPr>
      <w:keepLines w:val="0"/>
      <w:widowControl/>
      <w:snapToGrid w:val="0"/>
      <w:spacing w:before="240" w:line="256" w:lineRule="auto"/>
      <w:ind w:firstLineChars="200" w:firstLine="200"/>
      <w:outlineLvl w:val="9"/>
    </w:pPr>
    <w:rPr>
      <w:rFonts w:ascii="Calibri Light" w:hAnsi="Calibri Light"/>
      <w:b w:val="0"/>
      <w:color w:val="2E74B5"/>
      <w:kern w:val="0"/>
      <w:sz w:val="36"/>
      <w:szCs w:val="32"/>
    </w:rPr>
  </w:style>
  <w:style w:type="paragraph" w:customStyle="1" w:styleId="TOC111">
    <w:name w:val="TOC 标题111"/>
    <w:basedOn w:val="11"/>
    <w:next w:val="a7"/>
    <w:uiPriority w:val="39"/>
    <w:unhideWhenUsed/>
    <w:qFormat/>
    <w:pPr>
      <w:keepLines w:val="0"/>
      <w:widowControl/>
      <w:snapToGrid w:val="0"/>
      <w:spacing w:before="240" w:line="256" w:lineRule="auto"/>
      <w:ind w:firstLineChars="200" w:firstLine="200"/>
      <w:outlineLvl w:val="9"/>
    </w:pPr>
    <w:rPr>
      <w:rFonts w:ascii="Calibri Light" w:hAnsi="Calibri Light"/>
      <w:b w:val="0"/>
      <w:color w:val="2E74B5"/>
      <w:kern w:val="0"/>
      <w:sz w:val="36"/>
      <w:szCs w:val="32"/>
    </w:rPr>
  </w:style>
  <w:style w:type="paragraph" w:customStyle="1" w:styleId="TOC11">
    <w:name w:val="TOC 标题11"/>
    <w:next w:val="TOC1"/>
    <w:uiPriority w:val="39"/>
    <w:qFormat/>
    <w:pPr>
      <w:keepNext/>
      <w:snapToGrid w:val="0"/>
      <w:spacing w:before="480" w:after="360"/>
      <w:jc w:val="center"/>
    </w:pPr>
    <w:rPr>
      <w:rFonts w:ascii="Arial" w:eastAsia="SimHei" w:hAnsi="Arial" w:cs="Arial"/>
      <w:sz w:val="36"/>
      <w:szCs w:val="36"/>
    </w:rPr>
  </w:style>
  <w:style w:type="paragraph" w:customStyle="1" w:styleId="TOC20">
    <w:name w:val="TOC 标题2"/>
    <w:basedOn w:val="11"/>
    <w:next w:val="a7"/>
    <w:uiPriority w:val="39"/>
    <w:unhideWhenUsed/>
    <w:qFormat/>
    <w:pPr>
      <w:widowControl/>
      <w:tabs>
        <w:tab w:val="clear" w:pos="425"/>
      </w:tabs>
      <w:spacing w:before="480" w:line="276" w:lineRule="auto"/>
      <w:outlineLvl w:val="9"/>
    </w:pPr>
    <w:rPr>
      <w:rFonts w:asciiTheme="majorHAnsi" w:eastAsiaTheme="majorEastAsia" w:hAnsiTheme="majorHAnsi" w:cstheme="majorBidi"/>
      <w:color w:val="2F5496" w:themeColor="accent1" w:themeShade="BF"/>
      <w:kern w:val="0"/>
      <w:sz w:val="28"/>
      <w:szCs w:val="28"/>
      <w:lang w:eastAsia="en-US"/>
    </w:rPr>
  </w:style>
  <w:style w:type="character" w:customStyle="1" w:styleId="uicontrol">
    <w:name w:val="uicontrol"/>
    <w:basedOn w:val="a8"/>
    <w:qFormat/>
  </w:style>
  <w:style w:type="character" w:customStyle="1" w:styleId="value">
    <w:name w:val="value"/>
    <w:basedOn w:val="a8"/>
    <w:qFormat/>
  </w:style>
  <w:style w:type="paragraph" w:customStyle="1" w:styleId="Version">
    <w:name w:val="Version"/>
    <w:basedOn w:val="a7"/>
    <w:link w:val="VersionCharChar"/>
    <w:qFormat/>
    <w:pPr>
      <w:spacing w:line="240" w:lineRule="exact"/>
      <w:ind w:firstLineChars="200" w:firstLine="480"/>
      <w:jc w:val="left"/>
    </w:pPr>
    <w:rPr>
      <w:rFonts w:ascii="Futura Bk" w:eastAsia="宋体" w:hAnsi="Futura Bk" w:cs="Arial"/>
      <w:kern w:val="0"/>
      <w:sz w:val="16"/>
      <w:szCs w:val="16"/>
      <w:lang w:eastAsia="en-US"/>
    </w:rPr>
  </w:style>
  <w:style w:type="character" w:customStyle="1" w:styleId="VersionCharChar">
    <w:name w:val="Version Char Char"/>
    <w:link w:val="Version"/>
    <w:qFormat/>
    <w:rPr>
      <w:rFonts w:ascii="Futura Bk" w:hAnsi="Futura Bk" w:cs="Arial"/>
      <w:sz w:val="16"/>
      <w:szCs w:val="16"/>
      <w:lang w:eastAsia="en-US"/>
    </w:rPr>
  </w:style>
  <w:style w:type="paragraph" w:customStyle="1" w:styleId="1f6">
    <w:name w:val="修订1"/>
    <w:hidden/>
    <w:uiPriority w:val="99"/>
    <w:qFormat/>
    <w:rPr>
      <w:rFonts w:ascii="Arial" w:hAnsi="Arial" w:cs="Arial"/>
      <w:kern w:val="2"/>
      <w:sz w:val="21"/>
    </w:rPr>
  </w:style>
  <w:style w:type="paragraph" w:customStyle="1" w:styleId="113">
    <w:name w:val="修订11"/>
    <w:hidden/>
    <w:uiPriority w:val="99"/>
    <w:qFormat/>
    <w:rPr>
      <w:rFonts w:ascii="Arial" w:hAnsi="Arial" w:cs="Arial"/>
      <w:kern w:val="2"/>
      <w:sz w:val="21"/>
    </w:rPr>
  </w:style>
  <w:style w:type="paragraph" w:customStyle="1" w:styleId="2f5">
    <w:name w:val="修订2"/>
    <w:hidden/>
    <w:uiPriority w:val="99"/>
    <w:semiHidden/>
    <w:qFormat/>
    <w:rPr>
      <w:rFonts w:asciiTheme="minorHAnsi" w:eastAsiaTheme="minorEastAsia" w:hAnsiTheme="minorHAnsi" w:cstheme="minorBidi"/>
      <w:kern w:val="2"/>
      <w:sz w:val="21"/>
      <w:szCs w:val="24"/>
    </w:rPr>
  </w:style>
  <w:style w:type="paragraph" w:customStyle="1" w:styleId="114">
    <w:name w:val="列表段落11"/>
    <w:basedOn w:val="a7"/>
    <w:uiPriority w:val="34"/>
    <w:qFormat/>
    <w:pPr>
      <w:widowControl/>
      <w:spacing w:before="40" w:after="40" w:line="360" w:lineRule="auto"/>
      <w:ind w:left="624" w:firstLineChars="200" w:firstLine="420"/>
    </w:pPr>
    <w:rPr>
      <w:rFonts w:ascii="Arial" w:eastAsia="宋体" w:hAnsi="Arial" w:cs="Arial"/>
      <w:sz w:val="24"/>
      <w:szCs w:val="20"/>
    </w:rPr>
  </w:style>
  <w:style w:type="character" w:customStyle="1" w:styleId="aff">
    <w:name w:val="正文文本 字符"/>
    <w:basedOn w:val="a8"/>
    <w:link w:val="afe"/>
    <w:qFormat/>
    <w:rPr>
      <w:rFonts w:ascii="Times New Roman" w:eastAsia="方正兰亭黑简体" w:hAnsi="Times New Roman"/>
    </w:rPr>
  </w:style>
  <w:style w:type="character" w:customStyle="1" w:styleId="affff">
    <w:name w:val="正文文本首行缩进 字符"/>
    <w:basedOn w:val="aff"/>
    <w:link w:val="afffe"/>
    <w:qFormat/>
    <w:rPr>
      <w:rFonts w:ascii="宋体" w:eastAsia="方正兰亭黑简体" w:hAnsi="Times New Roman"/>
      <w:kern w:val="0"/>
      <w:szCs w:val="21"/>
    </w:rPr>
  </w:style>
  <w:style w:type="character" w:customStyle="1" w:styleId="affffff8">
    <w:name w:val="图 字符"/>
    <w:link w:val="affffff9"/>
    <w:qFormat/>
    <w:rPr>
      <w:sz w:val="18"/>
      <w:szCs w:val="21"/>
    </w:rPr>
  </w:style>
  <w:style w:type="paragraph" w:customStyle="1" w:styleId="affffff9">
    <w:name w:val="图"/>
    <w:basedOn w:val="a7"/>
    <w:next w:val="a7"/>
    <w:link w:val="affffff8"/>
    <w:qFormat/>
    <w:pPr>
      <w:adjustRightInd w:val="0"/>
      <w:snapToGrid w:val="0"/>
      <w:spacing w:before="120" w:after="120" w:line="240" w:lineRule="atLeast"/>
      <w:jc w:val="center"/>
    </w:pPr>
    <w:rPr>
      <w:sz w:val="18"/>
      <w:szCs w:val="21"/>
    </w:rPr>
  </w:style>
  <w:style w:type="paragraph" w:customStyle="1" w:styleId="Style60">
    <w:name w:val="_Style 6"/>
    <w:basedOn w:val="a7"/>
    <w:uiPriority w:val="34"/>
    <w:qFormat/>
    <w:pPr>
      <w:ind w:firstLineChars="200" w:firstLine="420"/>
    </w:pPr>
    <w:rPr>
      <w:rFonts w:ascii="Calibri" w:eastAsia="宋体" w:hAnsi="Calibri" w:cs="Times New Roman"/>
      <w:szCs w:val="22"/>
    </w:rPr>
  </w:style>
  <w:style w:type="character" w:customStyle="1" w:styleId="3f1">
    <w:name w:val="未处理的提及3"/>
    <w:basedOn w:val="a8"/>
    <w:uiPriority w:val="99"/>
    <w:unhideWhenUsed/>
    <w:qFormat/>
    <w:rPr>
      <w:color w:val="605E5C"/>
      <w:shd w:val="clear" w:color="auto" w:fill="E1DFDD"/>
    </w:rPr>
  </w:style>
  <w:style w:type="paragraph" w:customStyle="1" w:styleId="a1">
    <w:name w:val="列表（符号二级）（绿盟科技）"/>
    <w:basedOn w:val="a7"/>
    <w:qFormat/>
    <w:pPr>
      <w:widowControl/>
      <w:numPr>
        <w:ilvl w:val="1"/>
        <w:numId w:val="16"/>
      </w:numPr>
      <w:spacing w:line="300" w:lineRule="auto"/>
      <w:jc w:val="left"/>
    </w:pPr>
    <w:rPr>
      <w:rFonts w:ascii="Arial" w:eastAsia="宋体" w:hAnsi="Arial" w:cs="Times New Roman"/>
      <w:kern w:val="0"/>
      <w:szCs w:val="21"/>
    </w:rPr>
  </w:style>
  <w:style w:type="character" w:customStyle="1" w:styleId="affffffa">
    <w:name w:val="交叉引用"/>
    <w:basedOn w:val="a8"/>
    <w:uiPriority w:val="1"/>
    <w:qFormat/>
    <w:rPr>
      <w:color w:val="0000FF"/>
      <w:u w:val="single"/>
    </w:rPr>
  </w:style>
  <w:style w:type="character" w:customStyle="1" w:styleId="4b">
    <w:name w:val="未处理的提及4"/>
    <w:basedOn w:val="a8"/>
    <w:qFormat/>
    <w:rPr>
      <w:color w:val="605E5C"/>
      <w:shd w:val="clear" w:color="auto" w:fill="E1DFDD"/>
    </w:rPr>
  </w:style>
  <w:style w:type="paragraph" w:customStyle="1" w:styleId="3f2">
    <w:name w:val="修订3"/>
    <w:hidden/>
    <w:uiPriority w:val="99"/>
    <w:semiHidden/>
    <w:qFormat/>
    <w:rPr>
      <w:rFonts w:eastAsia="方正兰亭黑简体" w:cstheme="minorBidi"/>
      <w:kern w:val="2"/>
      <w:sz w:val="21"/>
      <w:szCs w:val="24"/>
    </w:rPr>
  </w:style>
  <w:style w:type="paragraph" w:customStyle="1" w:styleId="Style501">
    <w:name w:val="_Style 501"/>
    <w:basedOn w:val="a7"/>
    <w:next w:val="a7"/>
    <w:qFormat/>
    <w:pPr>
      <w:pBdr>
        <w:bottom w:val="single" w:sz="6" w:space="1" w:color="auto"/>
      </w:pBdr>
      <w:jc w:val="center"/>
    </w:pPr>
    <w:rPr>
      <w:rFonts w:ascii="Arial" w:eastAsia="宋体"/>
      <w:vanish/>
      <w:sz w:val="16"/>
    </w:rPr>
  </w:style>
  <w:style w:type="paragraph" w:customStyle="1" w:styleId="Style502">
    <w:name w:val="_Style 502"/>
    <w:basedOn w:val="a7"/>
    <w:next w:val="a7"/>
    <w:qFormat/>
    <w:pPr>
      <w:pBdr>
        <w:top w:val="single" w:sz="6" w:space="1" w:color="auto"/>
      </w:pBdr>
      <w:jc w:val="center"/>
    </w:pPr>
    <w:rPr>
      <w:rFonts w:ascii="Arial" w:eastAsia="宋体"/>
      <w:vanish/>
      <w:sz w:val="16"/>
    </w:rPr>
  </w:style>
  <w:style w:type="character" w:customStyle="1" w:styleId="5a">
    <w:name w:val="未处理的提及5"/>
    <w:basedOn w:val="a8"/>
    <w:qFormat/>
    <w:rPr>
      <w:color w:val="605E5C"/>
      <w:shd w:val="clear" w:color="auto" w:fill="E1DFDD"/>
    </w:rPr>
  </w:style>
  <w:style w:type="paragraph" w:customStyle="1" w:styleId="TOC30">
    <w:name w:val="TOC 标题3"/>
    <w:basedOn w:val="11"/>
    <w:next w:val="a7"/>
    <w:uiPriority w:val="39"/>
    <w:unhideWhenUsed/>
    <w:qFormat/>
    <w:pPr>
      <w:widowControl/>
      <w:tabs>
        <w:tab w:val="clear" w:pos="425"/>
      </w:tabs>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BLL">
    <w:name w:val="BLL"/>
    <w:basedOn w:val="11"/>
    <w:next w:val="dbappF5"/>
    <w:qFormat/>
    <w:pPr>
      <w:spacing w:before="156" w:after="156"/>
    </w:pPr>
    <w:rPr>
      <w:rFonts w:ascii="方正兰亭黑简体" w:eastAsia="方正兰亭黑简体" w:hAnsi="方正兰亭黑简体"/>
      <w:sz w:val="32"/>
      <w:szCs w:val="32"/>
    </w:rPr>
  </w:style>
  <w:style w:type="character" w:styleId="affffffb">
    <w:name w:val="Placeholder Text"/>
    <w:uiPriority w:val="99"/>
    <w:semiHidden/>
    <w:qFormat/>
    <w:rPr>
      <w:color w:val="808080"/>
    </w:rPr>
  </w:style>
  <w:style w:type="paragraph" w:customStyle="1" w:styleId="TOC40">
    <w:name w:val="TOC 标题4"/>
    <w:basedOn w:val="11"/>
    <w:next w:val="a7"/>
    <w:uiPriority w:val="39"/>
    <w:unhideWhenUsed/>
    <w:qFormat/>
    <w:pPr>
      <w:widowControl/>
      <w:tabs>
        <w:tab w:val="clear" w:pos="425"/>
      </w:tabs>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65">
    <w:name w:val="未处理的提及6"/>
    <w:basedOn w:val="a8"/>
    <w:qFormat/>
    <w:rPr>
      <w:color w:val="605E5C"/>
      <w:shd w:val="clear" w:color="auto" w:fill="E1DFDD"/>
    </w:rPr>
  </w:style>
  <w:style w:type="paragraph" w:customStyle="1" w:styleId="TOC50">
    <w:name w:val="TOC 标题5"/>
    <w:basedOn w:val="11"/>
    <w:next w:val="a7"/>
    <w:uiPriority w:val="39"/>
    <w:unhideWhenUsed/>
    <w:qFormat/>
    <w:pPr>
      <w:widowControl/>
      <w:tabs>
        <w:tab w:val="clear" w:pos="425"/>
      </w:tabs>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74">
    <w:name w:val="未处理的提及7"/>
    <w:basedOn w:val="a8"/>
    <w:qFormat/>
    <w:rPr>
      <w:color w:val="605E5C"/>
      <w:shd w:val="clear" w:color="auto" w:fill="E1DFDD"/>
    </w:rPr>
  </w:style>
  <w:style w:type="paragraph" w:customStyle="1" w:styleId="5dbapp">
    <w:name w:val="标题5(dbapp)"/>
    <w:basedOn w:val="59"/>
    <w:next w:val="a7"/>
    <w:qFormat/>
    <w:pPr>
      <w:numPr>
        <w:ilvl w:val="4"/>
        <w:numId w:val="1"/>
      </w:numPr>
      <w:spacing w:line="288" w:lineRule="auto"/>
    </w:pPr>
    <w:rPr>
      <w:rFonts w:eastAsia="方正兰亭黑简体"/>
      <w:sz w:val="24"/>
    </w:rPr>
  </w:style>
  <w:style w:type="paragraph" w:customStyle="1" w:styleId="6dbapp">
    <w:name w:val="标题6（dbapp）"/>
    <w:basedOn w:val="6"/>
    <w:next w:val="a7"/>
    <w:link w:val="6dbapp0"/>
    <w:qFormat/>
    <w:pPr>
      <w:numPr>
        <w:ilvl w:val="5"/>
        <w:numId w:val="1"/>
      </w:numPr>
    </w:pPr>
    <w:rPr>
      <w:rFonts w:ascii="Times New Roman" w:eastAsia="方正兰亭黑简体" w:hAnsi="Times New Roman"/>
      <w:bCs w:val="0"/>
      <w:sz w:val="21"/>
      <w:szCs w:val="28"/>
    </w:rPr>
  </w:style>
  <w:style w:type="character" w:customStyle="1" w:styleId="6dbapp0">
    <w:name w:val="标题6（dbapp） 字符"/>
    <w:basedOn w:val="a8"/>
    <w:link w:val="6dbapp"/>
    <w:qFormat/>
    <w:rPr>
      <w:rFonts w:eastAsia="方正兰亭黑简体"/>
      <w:b/>
      <w:kern w:val="2"/>
      <w:sz w:val="21"/>
      <w:szCs w:val="28"/>
    </w:rPr>
  </w:style>
  <w:style w:type="paragraph" w:customStyle="1" w:styleId="TOC60">
    <w:name w:val="TOC 标题6"/>
    <w:basedOn w:val="11"/>
    <w:next w:val="a7"/>
    <w:uiPriority w:val="39"/>
    <w:unhideWhenUsed/>
    <w:qFormat/>
    <w:pPr>
      <w:widowControl/>
      <w:tabs>
        <w:tab w:val="clear" w:pos="425"/>
      </w:tabs>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84">
    <w:name w:val="未处理的提及8"/>
    <w:basedOn w:val="a8"/>
    <w:qFormat/>
    <w:rPr>
      <w:color w:val="605E5C"/>
      <w:shd w:val="clear" w:color="auto" w:fill="E1DFDD"/>
    </w:rPr>
  </w:style>
  <w:style w:type="paragraph" w:customStyle="1" w:styleId="TOC70">
    <w:name w:val="TOC 标题7"/>
    <w:basedOn w:val="11"/>
    <w:next w:val="a7"/>
    <w:uiPriority w:val="39"/>
    <w:unhideWhenUsed/>
    <w:qFormat/>
    <w:pPr>
      <w:widowControl/>
      <w:tabs>
        <w:tab w:val="clear" w:pos="425"/>
      </w:tabs>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92">
    <w:name w:val="未处理的提及9"/>
    <w:basedOn w:val="a8"/>
    <w:qFormat/>
    <w:rPr>
      <w:color w:val="605E5C"/>
      <w:shd w:val="clear" w:color="auto" w:fill="E1DFDD"/>
    </w:rPr>
  </w:style>
  <w:style w:type="paragraph" w:customStyle="1" w:styleId="TOC80">
    <w:name w:val="TOC 标题8"/>
    <w:basedOn w:val="11"/>
    <w:next w:val="a7"/>
    <w:uiPriority w:val="39"/>
    <w:unhideWhenUsed/>
    <w:qFormat/>
    <w:pPr>
      <w:widowControl/>
      <w:tabs>
        <w:tab w:val="clear" w:pos="425"/>
      </w:tabs>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00">
    <w:name w:val="未处理的提及10"/>
    <w:basedOn w:val="a8"/>
    <w:qFormat/>
    <w:rPr>
      <w:color w:val="605E5C"/>
      <w:shd w:val="clear" w:color="auto" w:fill="E1DFDD"/>
    </w:rPr>
  </w:style>
  <w:style w:type="paragraph" w:customStyle="1" w:styleId="TOC90">
    <w:name w:val="TOC 标题9"/>
    <w:basedOn w:val="11"/>
    <w:next w:val="a7"/>
    <w:uiPriority w:val="39"/>
    <w:unhideWhenUsed/>
    <w:qFormat/>
    <w:pPr>
      <w:widowControl/>
      <w:tabs>
        <w:tab w:val="clear" w:pos="425"/>
      </w:tabs>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20">
    <w:name w:val="未处理的提及12"/>
    <w:basedOn w:val="a8"/>
    <w:qFormat/>
    <w:rPr>
      <w:color w:val="605E5C"/>
      <w:shd w:val="clear" w:color="auto" w:fill="E1DFDD"/>
    </w:rPr>
  </w:style>
  <w:style w:type="paragraph" w:customStyle="1" w:styleId="a5">
    <w:name w:val="缩进并列项"/>
    <w:basedOn w:val="-0"/>
    <w:qFormat/>
    <w:pPr>
      <w:numPr>
        <w:numId w:val="17"/>
      </w:numPr>
      <w:spacing w:before="158" w:after="158"/>
    </w:pPr>
  </w:style>
  <w:style w:type="paragraph" w:customStyle="1" w:styleId="TOC100">
    <w:name w:val="TOC 标题10"/>
    <w:basedOn w:val="11"/>
    <w:next w:val="a7"/>
    <w:uiPriority w:val="39"/>
    <w:unhideWhenUsed/>
    <w:qFormat/>
    <w:pPr>
      <w:widowControl/>
      <w:tabs>
        <w:tab w:val="clear" w:pos="425"/>
      </w:tabs>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30">
    <w:name w:val="未处理的提及13"/>
    <w:basedOn w:val="a8"/>
    <w:uiPriority w:val="99"/>
    <w:qFormat/>
    <w:rPr>
      <w:color w:val="605E5C"/>
      <w:shd w:val="clear" w:color="auto" w:fill="E1DFDD"/>
    </w:rPr>
  </w:style>
  <w:style w:type="paragraph" w:customStyle="1" w:styleId="4c">
    <w:name w:val="修订4"/>
    <w:hidden/>
    <w:uiPriority w:val="99"/>
    <w:semiHidden/>
    <w:rPr>
      <w:rFonts w:eastAsia="方正兰亭黑简体" w:cstheme="minorBidi"/>
      <w:kern w:val="2"/>
      <w:sz w:val="21"/>
      <w:szCs w:val="24"/>
    </w:rPr>
  </w:style>
  <w:style w:type="paragraph" w:styleId="affffffc">
    <w:name w:val="Revision"/>
    <w:hidden/>
    <w:uiPriority w:val="99"/>
    <w:unhideWhenUsed/>
    <w:rsid w:val="00F41673"/>
    <w:rPr>
      <w:rFonts w:eastAsia="方正兰亭黑简体" w:cstheme="minorBidi"/>
      <w:kern w:val="2"/>
      <w:sz w:val="21"/>
      <w:szCs w:val="24"/>
    </w:rPr>
  </w:style>
  <w:style w:type="character" w:styleId="affffffd">
    <w:name w:val="Unresolved Mention"/>
    <w:basedOn w:val="a8"/>
    <w:uiPriority w:val="99"/>
    <w:semiHidden/>
    <w:unhideWhenUsed/>
    <w:rsid w:val="00E97F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08159">
      <w:bodyDiv w:val="1"/>
      <w:marLeft w:val="0"/>
      <w:marRight w:val="0"/>
      <w:marTop w:val="0"/>
      <w:marBottom w:val="0"/>
      <w:divBdr>
        <w:top w:val="none" w:sz="0" w:space="0" w:color="auto"/>
        <w:left w:val="none" w:sz="0" w:space="0" w:color="auto"/>
        <w:bottom w:val="none" w:sz="0" w:space="0" w:color="auto"/>
        <w:right w:val="none" w:sz="0" w:space="0" w:color="auto"/>
      </w:divBdr>
      <w:divsChild>
        <w:div w:id="589852953">
          <w:marLeft w:val="0"/>
          <w:marRight w:val="0"/>
          <w:marTop w:val="0"/>
          <w:marBottom w:val="0"/>
          <w:divBdr>
            <w:top w:val="none" w:sz="0" w:space="0" w:color="auto"/>
            <w:left w:val="none" w:sz="0" w:space="0" w:color="auto"/>
            <w:bottom w:val="none" w:sz="0" w:space="0" w:color="auto"/>
            <w:right w:val="none" w:sz="0" w:space="0" w:color="auto"/>
          </w:divBdr>
          <w:divsChild>
            <w:div w:id="1690446271">
              <w:marLeft w:val="0"/>
              <w:marRight w:val="0"/>
              <w:marTop w:val="0"/>
              <w:marBottom w:val="0"/>
              <w:divBdr>
                <w:top w:val="none" w:sz="0" w:space="0" w:color="auto"/>
                <w:left w:val="none" w:sz="0" w:space="0" w:color="auto"/>
                <w:bottom w:val="none" w:sz="0" w:space="0" w:color="auto"/>
                <w:right w:val="none" w:sz="0" w:space="0" w:color="auto"/>
              </w:divBdr>
              <w:divsChild>
                <w:div w:id="210044267">
                  <w:marLeft w:val="0"/>
                  <w:marRight w:val="0"/>
                  <w:marTop w:val="0"/>
                  <w:marBottom w:val="0"/>
                  <w:divBdr>
                    <w:top w:val="none" w:sz="0" w:space="0" w:color="auto"/>
                    <w:left w:val="none" w:sz="0" w:space="0" w:color="auto"/>
                    <w:bottom w:val="none" w:sz="0" w:space="0" w:color="auto"/>
                    <w:right w:val="none" w:sz="0" w:space="0" w:color="auto"/>
                  </w:divBdr>
                  <w:divsChild>
                    <w:div w:id="6222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269404">
      <w:bodyDiv w:val="1"/>
      <w:marLeft w:val="0"/>
      <w:marRight w:val="0"/>
      <w:marTop w:val="0"/>
      <w:marBottom w:val="0"/>
      <w:divBdr>
        <w:top w:val="none" w:sz="0" w:space="0" w:color="auto"/>
        <w:left w:val="none" w:sz="0" w:space="0" w:color="auto"/>
        <w:bottom w:val="none" w:sz="0" w:space="0" w:color="auto"/>
        <w:right w:val="none" w:sz="0" w:space="0" w:color="auto"/>
      </w:divBdr>
      <w:divsChild>
        <w:div w:id="1840921589">
          <w:marLeft w:val="0"/>
          <w:marRight w:val="0"/>
          <w:marTop w:val="0"/>
          <w:marBottom w:val="0"/>
          <w:divBdr>
            <w:top w:val="none" w:sz="0" w:space="0" w:color="auto"/>
            <w:left w:val="none" w:sz="0" w:space="0" w:color="auto"/>
            <w:bottom w:val="none" w:sz="0" w:space="0" w:color="auto"/>
            <w:right w:val="none" w:sz="0" w:space="0" w:color="auto"/>
          </w:divBdr>
          <w:divsChild>
            <w:div w:id="437410782">
              <w:marLeft w:val="0"/>
              <w:marRight w:val="0"/>
              <w:marTop w:val="0"/>
              <w:marBottom w:val="0"/>
              <w:divBdr>
                <w:top w:val="none" w:sz="0" w:space="0" w:color="auto"/>
                <w:left w:val="none" w:sz="0" w:space="0" w:color="auto"/>
                <w:bottom w:val="none" w:sz="0" w:space="0" w:color="auto"/>
                <w:right w:val="none" w:sz="0" w:space="0" w:color="auto"/>
              </w:divBdr>
              <w:divsChild>
                <w:div w:id="1921258027">
                  <w:marLeft w:val="0"/>
                  <w:marRight w:val="0"/>
                  <w:marTop w:val="0"/>
                  <w:marBottom w:val="0"/>
                  <w:divBdr>
                    <w:top w:val="none" w:sz="0" w:space="0" w:color="auto"/>
                    <w:left w:val="none" w:sz="0" w:space="0" w:color="auto"/>
                    <w:bottom w:val="none" w:sz="0" w:space="0" w:color="auto"/>
                    <w:right w:val="none" w:sz="0" w:space="0" w:color="auto"/>
                  </w:divBdr>
                  <w:divsChild>
                    <w:div w:id="33063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098686">
      <w:bodyDiv w:val="1"/>
      <w:marLeft w:val="0"/>
      <w:marRight w:val="0"/>
      <w:marTop w:val="0"/>
      <w:marBottom w:val="0"/>
      <w:divBdr>
        <w:top w:val="none" w:sz="0" w:space="0" w:color="auto"/>
        <w:left w:val="none" w:sz="0" w:space="0" w:color="auto"/>
        <w:bottom w:val="none" w:sz="0" w:space="0" w:color="auto"/>
        <w:right w:val="none" w:sz="0" w:space="0" w:color="auto"/>
      </w:divBdr>
      <w:divsChild>
        <w:div w:id="1427964270">
          <w:marLeft w:val="0"/>
          <w:marRight w:val="0"/>
          <w:marTop w:val="0"/>
          <w:marBottom w:val="0"/>
          <w:divBdr>
            <w:top w:val="none" w:sz="0" w:space="0" w:color="auto"/>
            <w:left w:val="none" w:sz="0" w:space="0" w:color="auto"/>
            <w:bottom w:val="none" w:sz="0" w:space="0" w:color="auto"/>
            <w:right w:val="none" w:sz="0" w:space="0" w:color="auto"/>
          </w:divBdr>
          <w:divsChild>
            <w:div w:id="37706427">
              <w:marLeft w:val="0"/>
              <w:marRight w:val="0"/>
              <w:marTop w:val="0"/>
              <w:marBottom w:val="0"/>
              <w:divBdr>
                <w:top w:val="none" w:sz="0" w:space="0" w:color="auto"/>
                <w:left w:val="none" w:sz="0" w:space="0" w:color="auto"/>
                <w:bottom w:val="none" w:sz="0" w:space="0" w:color="auto"/>
                <w:right w:val="none" w:sz="0" w:space="0" w:color="auto"/>
              </w:divBdr>
              <w:divsChild>
                <w:div w:id="2031029115">
                  <w:marLeft w:val="0"/>
                  <w:marRight w:val="0"/>
                  <w:marTop w:val="0"/>
                  <w:marBottom w:val="0"/>
                  <w:divBdr>
                    <w:top w:val="none" w:sz="0" w:space="0" w:color="auto"/>
                    <w:left w:val="none" w:sz="0" w:space="0" w:color="auto"/>
                    <w:bottom w:val="none" w:sz="0" w:space="0" w:color="auto"/>
                    <w:right w:val="none" w:sz="0" w:space="0" w:color="auto"/>
                  </w:divBdr>
                  <w:divsChild>
                    <w:div w:id="74468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cuments\&#33258;&#23450;&#20041;%20Office%20&#27169;&#26495;\&#26631;&#20934;&#25991;&#26723;&#27169;&#26495;-20221117.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29EFF-51A6-46E5-B7EB-69B721515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C:\Users\HP\Documents\自定义 Office 模板\标准文档模板-20221117.dotm</Template>
  <TotalTime>98</TotalTime>
  <Pages>54</Pages>
  <Words>4246</Words>
  <Characters>24207</Characters>
  <Application>Microsoft Office Word</Application>
  <DocSecurity>0</DocSecurity>
  <Lines>201</Lines>
  <Paragraphs>56</Paragraphs>
  <ScaleCrop>false</ScaleCrop>
  <Company/>
  <LinksUpToDate>false</LinksUpToDate>
  <CharactersWithSpaces>28397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he baiyi</cp:lastModifiedBy>
  <cp:revision>144</cp:revision>
  <cp:lastPrinted>2022-11-23T02:31:00Z</cp:lastPrinted>
  <dcterms:created xsi:type="dcterms:W3CDTF">2021-12-02T01:20:00Z</dcterms:created>
  <dcterms:modified xsi:type="dcterms:W3CDTF">2024-10-28T03:00:00Z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CCB081218C4F44A9BC28381FC2258C48</vt:lpwstr>
  </property>
</Properties>
</file>